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0E16" w14:textId="77777777" w:rsidR="007334FF" w:rsidRPr="007334FF" w:rsidRDefault="007334FF" w:rsidP="007334FF">
      <w:pPr>
        <w:jc w:val="center"/>
        <w:rPr>
          <w:rFonts w:eastAsia="Times New Roman"/>
        </w:rPr>
      </w:pPr>
    </w:p>
    <w:p w14:paraId="64A334F0" w14:textId="77777777" w:rsidR="007334FF" w:rsidRPr="007334FF" w:rsidRDefault="007334FF" w:rsidP="007334FF">
      <w:pPr>
        <w:jc w:val="center"/>
        <w:rPr>
          <w:rFonts w:eastAsia="Times New Roman"/>
        </w:rPr>
      </w:pPr>
    </w:p>
    <w:p w14:paraId="6432B7F2" w14:textId="77777777" w:rsidR="007334FF" w:rsidRPr="007334FF" w:rsidRDefault="007334FF" w:rsidP="007334FF">
      <w:pPr>
        <w:jc w:val="center"/>
        <w:rPr>
          <w:rFonts w:eastAsia="Times New Roman"/>
        </w:rPr>
      </w:pPr>
    </w:p>
    <w:p w14:paraId="08C7BA2D" w14:textId="77777777" w:rsidR="007334FF" w:rsidRPr="007334FF" w:rsidRDefault="007334FF" w:rsidP="007334FF">
      <w:pPr>
        <w:jc w:val="center"/>
        <w:rPr>
          <w:rFonts w:eastAsia="Times New Roman"/>
        </w:rPr>
      </w:pPr>
    </w:p>
    <w:p w14:paraId="713DFC1A" w14:textId="77777777" w:rsidR="007334FF" w:rsidRPr="007334FF" w:rsidRDefault="007334FF" w:rsidP="007334FF">
      <w:pPr>
        <w:jc w:val="center"/>
        <w:rPr>
          <w:rFonts w:eastAsia="Times New Roman"/>
        </w:rPr>
      </w:pPr>
    </w:p>
    <w:p w14:paraId="71FD74A4"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2370B9E1"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697C1C8" w14:textId="77777777" w:rsidR="0081091E" w:rsidRDefault="0081091E" w:rsidP="0081091E">
      <w:pPr>
        <w:spacing w:after="180"/>
        <w:jc w:val="center"/>
        <w:rPr>
          <w:rFonts w:eastAsia="Times New Roman"/>
          <w:sz w:val="26"/>
        </w:rPr>
      </w:pPr>
    </w:p>
    <w:p w14:paraId="76F1F5B6"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3B6C4213"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432FAF97"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177001C9" w14:textId="77777777" w:rsidR="0081091E" w:rsidRDefault="0081091E" w:rsidP="007334FF">
      <w:pPr>
        <w:jc w:val="center"/>
        <w:rPr>
          <w:rFonts w:eastAsia="Times New Roman"/>
          <w:sz w:val="24"/>
        </w:rPr>
      </w:pPr>
    </w:p>
    <w:p w14:paraId="3F012BE6" w14:textId="77777777" w:rsidR="0081091E" w:rsidRDefault="0081091E" w:rsidP="007334FF">
      <w:pPr>
        <w:jc w:val="center"/>
        <w:rPr>
          <w:rFonts w:eastAsia="Times New Roman"/>
          <w:sz w:val="24"/>
        </w:rPr>
      </w:pPr>
    </w:p>
    <w:p w14:paraId="2AFDF305" w14:textId="77777777" w:rsidR="0081091E" w:rsidRDefault="0081091E" w:rsidP="007334FF">
      <w:pPr>
        <w:jc w:val="center"/>
        <w:rPr>
          <w:rFonts w:eastAsia="Times New Roman"/>
          <w:sz w:val="24"/>
        </w:rPr>
      </w:pPr>
    </w:p>
    <w:p w14:paraId="6B60BFD6" w14:textId="77777777" w:rsidR="0081091E" w:rsidRDefault="00FA0A4D" w:rsidP="007334FF">
      <w:pPr>
        <w:jc w:val="center"/>
        <w:rPr>
          <w:rFonts w:eastAsia="Times New Roman"/>
          <w:sz w:val="24"/>
        </w:rPr>
      </w:pPr>
      <w:r>
        <w:rPr>
          <w:rFonts w:eastAsia="Times New Roman"/>
          <w:sz w:val="24"/>
        </w:rPr>
        <w:t>Glen Bull, Jo Watts and Moses Kumenya</w:t>
      </w:r>
    </w:p>
    <w:p w14:paraId="79AC5758"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495C098F" w14:textId="7FDAA3C0" w:rsidR="005B7FAC"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6641943" w:history="1">
        <w:r w:rsidR="005B7FAC" w:rsidRPr="00A97322">
          <w:rPr>
            <w:rStyle w:val="Hyperlink"/>
            <w:rFonts w:eastAsia="Times New Roman"/>
            <w:noProof/>
          </w:rPr>
          <w:t>Part 1. Two-dimensional Design Tools</w:t>
        </w:r>
        <w:r w:rsidR="005B7FAC">
          <w:rPr>
            <w:noProof/>
            <w:webHidden/>
          </w:rPr>
          <w:tab/>
        </w:r>
        <w:r w:rsidR="005B7FAC">
          <w:rPr>
            <w:noProof/>
            <w:webHidden/>
          </w:rPr>
          <w:fldChar w:fldCharType="begin"/>
        </w:r>
        <w:r w:rsidR="005B7FAC">
          <w:rPr>
            <w:noProof/>
            <w:webHidden/>
          </w:rPr>
          <w:instrText xml:space="preserve"> PAGEREF _Toc236641943 \h </w:instrText>
        </w:r>
        <w:r w:rsidR="005B7FAC">
          <w:rPr>
            <w:noProof/>
            <w:webHidden/>
          </w:rPr>
        </w:r>
        <w:r w:rsidR="005B7FAC">
          <w:rPr>
            <w:noProof/>
            <w:webHidden/>
          </w:rPr>
          <w:fldChar w:fldCharType="separate"/>
        </w:r>
        <w:r w:rsidR="005B7FAC">
          <w:rPr>
            <w:noProof/>
            <w:webHidden/>
          </w:rPr>
          <w:t>2</w:t>
        </w:r>
        <w:r w:rsidR="005B7FAC">
          <w:rPr>
            <w:noProof/>
            <w:webHidden/>
          </w:rPr>
          <w:fldChar w:fldCharType="end"/>
        </w:r>
      </w:hyperlink>
    </w:p>
    <w:p w14:paraId="6AE7933B" w14:textId="184C1AFE"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4" w:history="1">
        <w:r w:rsidRPr="00A97322">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_Toc236641944 \h </w:instrText>
        </w:r>
        <w:r>
          <w:rPr>
            <w:noProof/>
            <w:webHidden/>
          </w:rPr>
        </w:r>
        <w:r>
          <w:rPr>
            <w:noProof/>
            <w:webHidden/>
          </w:rPr>
          <w:fldChar w:fldCharType="separate"/>
        </w:r>
        <w:r>
          <w:rPr>
            <w:noProof/>
            <w:webHidden/>
          </w:rPr>
          <w:t>2</w:t>
        </w:r>
        <w:r>
          <w:rPr>
            <w:noProof/>
            <w:webHidden/>
          </w:rPr>
          <w:fldChar w:fldCharType="end"/>
        </w:r>
      </w:hyperlink>
    </w:p>
    <w:p w14:paraId="510827EF" w14:textId="2ED24BAD"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5" w:history="1">
        <w:r w:rsidRPr="00A97322">
          <w:rPr>
            <w:rStyle w:val="Hyperlink"/>
            <w:rFonts w:eastAsia="Times New Roman"/>
            <w:noProof/>
          </w:rPr>
          <w:t>2. Getting started</w:t>
        </w:r>
        <w:r>
          <w:rPr>
            <w:noProof/>
            <w:webHidden/>
          </w:rPr>
          <w:tab/>
        </w:r>
        <w:r>
          <w:rPr>
            <w:noProof/>
            <w:webHidden/>
          </w:rPr>
          <w:fldChar w:fldCharType="begin"/>
        </w:r>
        <w:r>
          <w:rPr>
            <w:noProof/>
            <w:webHidden/>
          </w:rPr>
          <w:instrText xml:space="preserve"> PAGEREF _Toc236641945 \h </w:instrText>
        </w:r>
        <w:r>
          <w:rPr>
            <w:noProof/>
            <w:webHidden/>
          </w:rPr>
        </w:r>
        <w:r>
          <w:rPr>
            <w:noProof/>
            <w:webHidden/>
          </w:rPr>
          <w:fldChar w:fldCharType="separate"/>
        </w:r>
        <w:r>
          <w:rPr>
            <w:noProof/>
            <w:webHidden/>
          </w:rPr>
          <w:t>2</w:t>
        </w:r>
        <w:r>
          <w:rPr>
            <w:noProof/>
            <w:webHidden/>
          </w:rPr>
          <w:fldChar w:fldCharType="end"/>
        </w:r>
      </w:hyperlink>
    </w:p>
    <w:p w14:paraId="40F0CC13" w14:textId="31065AAA"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6" w:history="1">
        <w:r w:rsidRPr="00A97322">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_Toc236641946 \h </w:instrText>
        </w:r>
        <w:r>
          <w:rPr>
            <w:noProof/>
            <w:webHidden/>
          </w:rPr>
        </w:r>
        <w:r>
          <w:rPr>
            <w:noProof/>
            <w:webHidden/>
          </w:rPr>
          <w:fldChar w:fldCharType="separate"/>
        </w:r>
        <w:r>
          <w:rPr>
            <w:noProof/>
            <w:webHidden/>
          </w:rPr>
          <w:t>3</w:t>
        </w:r>
        <w:r>
          <w:rPr>
            <w:noProof/>
            <w:webHidden/>
          </w:rPr>
          <w:fldChar w:fldCharType="end"/>
        </w:r>
      </w:hyperlink>
    </w:p>
    <w:p w14:paraId="70D1BCFB" w14:textId="7CA2925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7" w:history="1">
        <w:r w:rsidRPr="00A97322">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_Toc236641947 \h </w:instrText>
        </w:r>
        <w:r>
          <w:rPr>
            <w:noProof/>
            <w:webHidden/>
          </w:rPr>
        </w:r>
        <w:r>
          <w:rPr>
            <w:noProof/>
            <w:webHidden/>
          </w:rPr>
          <w:fldChar w:fldCharType="separate"/>
        </w:r>
        <w:r>
          <w:rPr>
            <w:noProof/>
            <w:webHidden/>
          </w:rPr>
          <w:t>4</w:t>
        </w:r>
        <w:r>
          <w:rPr>
            <w:noProof/>
            <w:webHidden/>
          </w:rPr>
          <w:fldChar w:fldCharType="end"/>
        </w:r>
      </w:hyperlink>
    </w:p>
    <w:p w14:paraId="394BDF59" w14:textId="01F7DC6C"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8" w:history="1">
        <w:r w:rsidRPr="00A97322">
          <w:rPr>
            <w:rStyle w:val="Hyperlink"/>
            <w:rFonts w:eastAsia="Times New Roman"/>
            <w:noProof/>
          </w:rPr>
          <w:t>5. Drawing shapes</w:t>
        </w:r>
        <w:r>
          <w:rPr>
            <w:noProof/>
            <w:webHidden/>
          </w:rPr>
          <w:tab/>
        </w:r>
        <w:r>
          <w:rPr>
            <w:noProof/>
            <w:webHidden/>
          </w:rPr>
          <w:fldChar w:fldCharType="begin"/>
        </w:r>
        <w:r>
          <w:rPr>
            <w:noProof/>
            <w:webHidden/>
          </w:rPr>
          <w:instrText xml:space="preserve"> PAGEREF _Toc236641948 \h </w:instrText>
        </w:r>
        <w:r>
          <w:rPr>
            <w:noProof/>
            <w:webHidden/>
          </w:rPr>
        </w:r>
        <w:r>
          <w:rPr>
            <w:noProof/>
            <w:webHidden/>
          </w:rPr>
          <w:fldChar w:fldCharType="separate"/>
        </w:r>
        <w:r>
          <w:rPr>
            <w:noProof/>
            <w:webHidden/>
          </w:rPr>
          <w:t>5</w:t>
        </w:r>
        <w:r>
          <w:rPr>
            <w:noProof/>
            <w:webHidden/>
          </w:rPr>
          <w:fldChar w:fldCharType="end"/>
        </w:r>
      </w:hyperlink>
    </w:p>
    <w:p w14:paraId="2EC41E0B" w14:textId="6CDABB09"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9" w:history="1">
        <w:r w:rsidRPr="00A97322">
          <w:rPr>
            <w:rStyle w:val="Hyperlink"/>
            <w:rFonts w:eastAsia="Times New Roman"/>
            <w:noProof/>
          </w:rPr>
          <w:t>6. Editing shapes</w:t>
        </w:r>
        <w:r>
          <w:rPr>
            <w:noProof/>
            <w:webHidden/>
          </w:rPr>
          <w:tab/>
        </w:r>
        <w:r>
          <w:rPr>
            <w:noProof/>
            <w:webHidden/>
          </w:rPr>
          <w:fldChar w:fldCharType="begin"/>
        </w:r>
        <w:r>
          <w:rPr>
            <w:noProof/>
            <w:webHidden/>
          </w:rPr>
          <w:instrText xml:space="preserve"> PAGEREF _Toc236641949 \h </w:instrText>
        </w:r>
        <w:r>
          <w:rPr>
            <w:noProof/>
            <w:webHidden/>
          </w:rPr>
        </w:r>
        <w:r>
          <w:rPr>
            <w:noProof/>
            <w:webHidden/>
          </w:rPr>
          <w:fldChar w:fldCharType="separate"/>
        </w:r>
        <w:r>
          <w:rPr>
            <w:noProof/>
            <w:webHidden/>
          </w:rPr>
          <w:t>6</w:t>
        </w:r>
        <w:r>
          <w:rPr>
            <w:noProof/>
            <w:webHidden/>
          </w:rPr>
          <w:fldChar w:fldCharType="end"/>
        </w:r>
      </w:hyperlink>
    </w:p>
    <w:p w14:paraId="34C15521" w14:textId="09685AEE"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0" w:history="1">
        <w:r w:rsidRPr="00A97322">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_Toc236641950 \h </w:instrText>
        </w:r>
        <w:r>
          <w:rPr>
            <w:noProof/>
            <w:webHidden/>
          </w:rPr>
        </w:r>
        <w:r>
          <w:rPr>
            <w:noProof/>
            <w:webHidden/>
          </w:rPr>
          <w:fldChar w:fldCharType="separate"/>
        </w:r>
        <w:r>
          <w:rPr>
            <w:noProof/>
            <w:webHidden/>
          </w:rPr>
          <w:t>7</w:t>
        </w:r>
        <w:r>
          <w:rPr>
            <w:noProof/>
            <w:webHidden/>
          </w:rPr>
          <w:fldChar w:fldCharType="end"/>
        </w:r>
      </w:hyperlink>
    </w:p>
    <w:p w14:paraId="77EB9140" w14:textId="3FF6791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1" w:history="1">
        <w:r w:rsidRPr="00A97322">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_Toc236641951 \h </w:instrText>
        </w:r>
        <w:r>
          <w:rPr>
            <w:noProof/>
            <w:webHidden/>
          </w:rPr>
        </w:r>
        <w:r>
          <w:rPr>
            <w:noProof/>
            <w:webHidden/>
          </w:rPr>
          <w:fldChar w:fldCharType="separate"/>
        </w:r>
        <w:r>
          <w:rPr>
            <w:noProof/>
            <w:webHidden/>
          </w:rPr>
          <w:t>10</w:t>
        </w:r>
        <w:r>
          <w:rPr>
            <w:noProof/>
            <w:webHidden/>
          </w:rPr>
          <w:fldChar w:fldCharType="end"/>
        </w:r>
      </w:hyperlink>
    </w:p>
    <w:p w14:paraId="23304248" w14:textId="35EA51D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2" w:history="1">
        <w:r w:rsidRPr="00A97322">
          <w:rPr>
            <w:rStyle w:val="Hyperlink"/>
            <w:rFonts w:eastAsia="Times New Roman"/>
            <w:noProof/>
          </w:rPr>
          <w:t>9. Aligning shapes</w:t>
        </w:r>
        <w:r>
          <w:rPr>
            <w:noProof/>
            <w:webHidden/>
          </w:rPr>
          <w:tab/>
        </w:r>
        <w:r>
          <w:rPr>
            <w:noProof/>
            <w:webHidden/>
          </w:rPr>
          <w:fldChar w:fldCharType="begin"/>
        </w:r>
        <w:r>
          <w:rPr>
            <w:noProof/>
            <w:webHidden/>
          </w:rPr>
          <w:instrText xml:space="preserve"> PAGEREF _Toc236641952 \h </w:instrText>
        </w:r>
        <w:r>
          <w:rPr>
            <w:noProof/>
            <w:webHidden/>
          </w:rPr>
        </w:r>
        <w:r>
          <w:rPr>
            <w:noProof/>
            <w:webHidden/>
          </w:rPr>
          <w:fldChar w:fldCharType="separate"/>
        </w:r>
        <w:r>
          <w:rPr>
            <w:noProof/>
            <w:webHidden/>
          </w:rPr>
          <w:t>10</w:t>
        </w:r>
        <w:r>
          <w:rPr>
            <w:noProof/>
            <w:webHidden/>
          </w:rPr>
          <w:fldChar w:fldCharType="end"/>
        </w:r>
      </w:hyperlink>
    </w:p>
    <w:p w14:paraId="0D6B8BB7" w14:textId="610723E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3" w:history="1">
        <w:r w:rsidRPr="00A97322">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_Toc236641953 \h </w:instrText>
        </w:r>
        <w:r>
          <w:rPr>
            <w:noProof/>
            <w:webHidden/>
          </w:rPr>
        </w:r>
        <w:r>
          <w:rPr>
            <w:noProof/>
            <w:webHidden/>
          </w:rPr>
          <w:fldChar w:fldCharType="separate"/>
        </w:r>
        <w:r>
          <w:rPr>
            <w:noProof/>
            <w:webHidden/>
          </w:rPr>
          <w:t>11</w:t>
        </w:r>
        <w:r>
          <w:rPr>
            <w:noProof/>
            <w:webHidden/>
          </w:rPr>
          <w:fldChar w:fldCharType="end"/>
        </w:r>
      </w:hyperlink>
    </w:p>
    <w:p w14:paraId="71DBB0DD" w14:textId="0D3A909D"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4" w:history="1">
        <w:r w:rsidRPr="00A97322">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_Toc236641954 \h </w:instrText>
        </w:r>
        <w:r>
          <w:rPr>
            <w:noProof/>
            <w:webHidden/>
          </w:rPr>
        </w:r>
        <w:r>
          <w:rPr>
            <w:noProof/>
            <w:webHidden/>
          </w:rPr>
          <w:fldChar w:fldCharType="separate"/>
        </w:r>
        <w:r>
          <w:rPr>
            <w:noProof/>
            <w:webHidden/>
          </w:rPr>
          <w:t>11</w:t>
        </w:r>
        <w:r>
          <w:rPr>
            <w:noProof/>
            <w:webHidden/>
          </w:rPr>
          <w:fldChar w:fldCharType="end"/>
        </w:r>
      </w:hyperlink>
    </w:p>
    <w:p w14:paraId="141CEFC5" w14:textId="6969BBA7"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5" w:history="1">
        <w:r w:rsidRPr="00A97322">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_Toc236641955 \h </w:instrText>
        </w:r>
        <w:r>
          <w:rPr>
            <w:noProof/>
            <w:webHidden/>
          </w:rPr>
        </w:r>
        <w:r>
          <w:rPr>
            <w:noProof/>
            <w:webHidden/>
          </w:rPr>
          <w:fldChar w:fldCharType="separate"/>
        </w:r>
        <w:r>
          <w:rPr>
            <w:noProof/>
            <w:webHidden/>
          </w:rPr>
          <w:t>11</w:t>
        </w:r>
        <w:r>
          <w:rPr>
            <w:noProof/>
            <w:webHidden/>
          </w:rPr>
          <w:fldChar w:fldCharType="end"/>
        </w:r>
      </w:hyperlink>
    </w:p>
    <w:p w14:paraId="3527182E" w14:textId="7357504E"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6" w:history="1">
        <w:r w:rsidRPr="00A97322">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_Toc236641956 \h </w:instrText>
        </w:r>
        <w:r>
          <w:rPr>
            <w:noProof/>
            <w:webHidden/>
          </w:rPr>
        </w:r>
        <w:r>
          <w:rPr>
            <w:noProof/>
            <w:webHidden/>
          </w:rPr>
          <w:fldChar w:fldCharType="separate"/>
        </w:r>
        <w:r>
          <w:rPr>
            <w:noProof/>
            <w:webHidden/>
          </w:rPr>
          <w:t>12</w:t>
        </w:r>
        <w:r>
          <w:rPr>
            <w:noProof/>
            <w:webHidden/>
          </w:rPr>
          <w:fldChar w:fldCharType="end"/>
        </w:r>
      </w:hyperlink>
    </w:p>
    <w:p w14:paraId="37D77EB8" w14:textId="4FB823D5" w:rsidR="005B7FAC" w:rsidRDefault="005B7FAC">
      <w:pPr>
        <w:pStyle w:val="TOC1"/>
        <w:tabs>
          <w:tab w:val="right" w:leader="dot" w:pos="9260"/>
        </w:tabs>
        <w:rPr>
          <w:rFonts w:asciiTheme="minorHAnsi" w:hAnsiTheme="minorHAnsi" w:cstheme="minorBidi"/>
          <w:noProof/>
          <w:kern w:val="2"/>
          <w:sz w:val="24"/>
          <w14:ligatures w14:val="standardContextual"/>
        </w:rPr>
      </w:pPr>
      <w:hyperlink w:anchor="_Toc236641957" w:history="1">
        <w:r w:rsidRPr="00A97322">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_Toc236641957 \h </w:instrText>
        </w:r>
        <w:r>
          <w:rPr>
            <w:noProof/>
            <w:webHidden/>
          </w:rPr>
        </w:r>
        <w:r>
          <w:rPr>
            <w:noProof/>
            <w:webHidden/>
          </w:rPr>
          <w:fldChar w:fldCharType="separate"/>
        </w:r>
        <w:r>
          <w:rPr>
            <w:noProof/>
            <w:webHidden/>
          </w:rPr>
          <w:t>14</w:t>
        </w:r>
        <w:r>
          <w:rPr>
            <w:noProof/>
            <w:webHidden/>
          </w:rPr>
          <w:fldChar w:fldCharType="end"/>
        </w:r>
      </w:hyperlink>
    </w:p>
    <w:p w14:paraId="612522CC" w14:textId="4634FFB0"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8" w:history="1">
        <w:r w:rsidRPr="00A97322">
          <w:rPr>
            <w:rStyle w:val="Hyperlink"/>
            <w:noProof/>
          </w:rPr>
          <w:t>14. Designing in 3D</w:t>
        </w:r>
        <w:r>
          <w:rPr>
            <w:noProof/>
            <w:webHidden/>
          </w:rPr>
          <w:tab/>
        </w:r>
        <w:r>
          <w:rPr>
            <w:noProof/>
            <w:webHidden/>
          </w:rPr>
          <w:fldChar w:fldCharType="begin"/>
        </w:r>
        <w:r>
          <w:rPr>
            <w:noProof/>
            <w:webHidden/>
          </w:rPr>
          <w:instrText xml:space="preserve"> PAGEREF _Toc236641958 \h </w:instrText>
        </w:r>
        <w:r>
          <w:rPr>
            <w:noProof/>
            <w:webHidden/>
          </w:rPr>
        </w:r>
        <w:r>
          <w:rPr>
            <w:noProof/>
            <w:webHidden/>
          </w:rPr>
          <w:fldChar w:fldCharType="separate"/>
        </w:r>
        <w:r>
          <w:rPr>
            <w:noProof/>
            <w:webHidden/>
          </w:rPr>
          <w:t>14</w:t>
        </w:r>
        <w:r>
          <w:rPr>
            <w:noProof/>
            <w:webHidden/>
          </w:rPr>
          <w:fldChar w:fldCharType="end"/>
        </w:r>
      </w:hyperlink>
    </w:p>
    <w:p w14:paraId="68B4D0A9" w14:textId="4C100C5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9" w:history="1">
        <w:r w:rsidRPr="00A97322">
          <w:rPr>
            <w:rStyle w:val="Hyperlink"/>
            <w:noProof/>
          </w:rPr>
          <w:t>15. Switching to 3D</w:t>
        </w:r>
        <w:r>
          <w:rPr>
            <w:noProof/>
            <w:webHidden/>
          </w:rPr>
          <w:tab/>
        </w:r>
        <w:r>
          <w:rPr>
            <w:noProof/>
            <w:webHidden/>
          </w:rPr>
          <w:fldChar w:fldCharType="begin"/>
        </w:r>
        <w:r>
          <w:rPr>
            <w:noProof/>
            <w:webHidden/>
          </w:rPr>
          <w:instrText xml:space="preserve"> PAGEREF _Toc236641959 \h </w:instrText>
        </w:r>
        <w:r>
          <w:rPr>
            <w:noProof/>
            <w:webHidden/>
          </w:rPr>
        </w:r>
        <w:r>
          <w:rPr>
            <w:noProof/>
            <w:webHidden/>
          </w:rPr>
          <w:fldChar w:fldCharType="separate"/>
        </w:r>
        <w:r>
          <w:rPr>
            <w:noProof/>
            <w:webHidden/>
          </w:rPr>
          <w:t>14</w:t>
        </w:r>
        <w:r>
          <w:rPr>
            <w:noProof/>
            <w:webHidden/>
          </w:rPr>
          <w:fldChar w:fldCharType="end"/>
        </w:r>
      </w:hyperlink>
    </w:p>
    <w:p w14:paraId="7BB5DA74" w14:textId="565588E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0" w:history="1">
        <w:r w:rsidRPr="00A97322">
          <w:rPr>
            <w:rStyle w:val="Hyperlink"/>
            <w:noProof/>
          </w:rPr>
          <w:t>16. Giving a shape depth</w:t>
        </w:r>
        <w:r>
          <w:rPr>
            <w:noProof/>
            <w:webHidden/>
          </w:rPr>
          <w:tab/>
        </w:r>
        <w:r>
          <w:rPr>
            <w:noProof/>
            <w:webHidden/>
          </w:rPr>
          <w:fldChar w:fldCharType="begin"/>
        </w:r>
        <w:r>
          <w:rPr>
            <w:noProof/>
            <w:webHidden/>
          </w:rPr>
          <w:instrText xml:space="preserve"> PAGEREF _Toc236641960 \h </w:instrText>
        </w:r>
        <w:r>
          <w:rPr>
            <w:noProof/>
            <w:webHidden/>
          </w:rPr>
        </w:r>
        <w:r>
          <w:rPr>
            <w:noProof/>
            <w:webHidden/>
          </w:rPr>
          <w:fldChar w:fldCharType="separate"/>
        </w:r>
        <w:r>
          <w:rPr>
            <w:noProof/>
            <w:webHidden/>
          </w:rPr>
          <w:t>14</w:t>
        </w:r>
        <w:r>
          <w:rPr>
            <w:noProof/>
            <w:webHidden/>
          </w:rPr>
          <w:fldChar w:fldCharType="end"/>
        </w:r>
      </w:hyperlink>
    </w:p>
    <w:p w14:paraId="0A8A8609" w14:textId="72816F0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1" w:history="1">
        <w:r w:rsidRPr="00A97322">
          <w:rPr>
            <w:rStyle w:val="Hyperlink"/>
            <w:noProof/>
          </w:rPr>
          <w:t>17. Sloping a top</w:t>
        </w:r>
        <w:r>
          <w:rPr>
            <w:noProof/>
            <w:webHidden/>
          </w:rPr>
          <w:tab/>
        </w:r>
        <w:r>
          <w:rPr>
            <w:noProof/>
            <w:webHidden/>
          </w:rPr>
          <w:fldChar w:fldCharType="begin"/>
        </w:r>
        <w:r>
          <w:rPr>
            <w:noProof/>
            <w:webHidden/>
          </w:rPr>
          <w:instrText xml:space="preserve"> PAGEREF _Toc236641961 \h </w:instrText>
        </w:r>
        <w:r>
          <w:rPr>
            <w:noProof/>
            <w:webHidden/>
          </w:rPr>
        </w:r>
        <w:r>
          <w:rPr>
            <w:noProof/>
            <w:webHidden/>
          </w:rPr>
          <w:fldChar w:fldCharType="separate"/>
        </w:r>
        <w:r>
          <w:rPr>
            <w:noProof/>
            <w:webHidden/>
          </w:rPr>
          <w:t>15</w:t>
        </w:r>
        <w:r>
          <w:rPr>
            <w:noProof/>
            <w:webHidden/>
          </w:rPr>
          <w:fldChar w:fldCharType="end"/>
        </w:r>
      </w:hyperlink>
    </w:p>
    <w:p w14:paraId="7F44BE57" w14:textId="3D7C2277"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2" w:history="1">
        <w:r w:rsidRPr="00A97322">
          <w:rPr>
            <w:rStyle w:val="Hyperlink"/>
            <w:noProof/>
          </w:rPr>
          <w:t>18. The Part tool</w:t>
        </w:r>
        <w:r>
          <w:rPr>
            <w:noProof/>
            <w:webHidden/>
          </w:rPr>
          <w:tab/>
        </w:r>
        <w:r>
          <w:rPr>
            <w:noProof/>
            <w:webHidden/>
          </w:rPr>
          <w:fldChar w:fldCharType="begin"/>
        </w:r>
        <w:r>
          <w:rPr>
            <w:noProof/>
            <w:webHidden/>
          </w:rPr>
          <w:instrText xml:space="preserve"> PAGEREF _Toc236641962 \h </w:instrText>
        </w:r>
        <w:r>
          <w:rPr>
            <w:noProof/>
            <w:webHidden/>
          </w:rPr>
        </w:r>
        <w:r>
          <w:rPr>
            <w:noProof/>
            <w:webHidden/>
          </w:rPr>
          <w:fldChar w:fldCharType="separate"/>
        </w:r>
        <w:r>
          <w:rPr>
            <w:noProof/>
            <w:webHidden/>
          </w:rPr>
          <w:t>16</w:t>
        </w:r>
        <w:r>
          <w:rPr>
            <w:noProof/>
            <w:webHidden/>
          </w:rPr>
          <w:fldChar w:fldCharType="end"/>
        </w:r>
      </w:hyperlink>
    </w:p>
    <w:p w14:paraId="0B46FCDB" w14:textId="4C9A6AE4"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3" w:history="1">
        <w:r w:rsidRPr="00A97322">
          <w:rPr>
            <w:rStyle w:val="Hyperlink"/>
            <w:noProof/>
          </w:rPr>
          <w:t>19. Previewing in 3D</w:t>
        </w:r>
        <w:r>
          <w:rPr>
            <w:noProof/>
            <w:webHidden/>
          </w:rPr>
          <w:tab/>
        </w:r>
        <w:r>
          <w:rPr>
            <w:noProof/>
            <w:webHidden/>
          </w:rPr>
          <w:fldChar w:fldCharType="begin"/>
        </w:r>
        <w:r>
          <w:rPr>
            <w:noProof/>
            <w:webHidden/>
          </w:rPr>
          <w:instrText xml:space="preserve"> PAGEREF _Toc236641963 \h </w:instrText>
        </w:r>
        <w:r>
          <w:rPr>
            <w:noProof/>
            <w:webHidden/>
          </w:rPr>
        </w:r>
        <w:r>
          <w:rPr>
            <w:noProof/>
            <w:webHidden/>
          </w:rPr>
          <w:fldChar w:fldCharType="separate"/>
        </w:r>
        <w:r>
          <w:rPr>
            <w:noProof/>
            <w:webHidden/>
          </w:rPr>
          <w:t>17</w:t>
        </w:r>
        <w:r>
          <w:rPr>
            <w:noProof/>
            <w:webHidden/>
          </w:rPr>
          <w:fldChar w:fldCharType="end"/>
        </w:r>
      </w:hyperlink>
    </w:p>
    <w:p w14:paraId="3D5F0ABE" w14:textId="3388665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4" w:history="1">
        <w:r w:rsidRPr="00A97322">
          <w:rPr>
            <w:rStyle w:val="Hyperlink"/>
            <w:noProof/>
          </w:rPr>
          <w:t>20. Marking a Shape as a Hole or a Guide</w:t>
        </w:r>
        <w:r>
          <w:rPr>
            <w:noProof/>
            <w:webHidden/>
          </w:rPr>
          <w:tab/>
        </w:r>
        <w:r>
          <w:rPr>
            <w:noProof/>
            <w:webHidden/>
          </w:rPr>
          <w:fldChar w:fldCharType="begin"/>
        </w:r>
        <w:r>
          <w:rPr>
            <w:noProof/>
            <w:webHidden/>
          </w:rPr>
          <w:instrText xml:space="preserve"> PAGEREF _Toc236641964 \h </w:instrText>
        </w:r>
        <w:r>
          <w:rPr>
            <w:noProof/>
            <w:webHidden/>
          </w:rPr>
        </w:r>
        <w:r>
          <w:rPr>
            <w:noProof/>
            <w:webHidden/>
          </w:rPr>
          <w:fldChar w:fldCharType="separate"/>
        </w:r>
        <w:r>
          <w:rPr>
            <w:noProof/>
            <w:webHidden/>
          </w:rPr>
          <w:t>18</w:t>
        </w:r>
        <w:r>
          <w:rPr>
            <w:noProof/>
            <w:webHidden/>
          </w:rPr>
          <w:fldChar w:fldCharType="end"/>
        </w:r>
      </w:hyperlink>
    </w:p>
    <w:p w14:paraId="022BE2CF" w14:textId="6B1F2CE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5" w:history="1">
        <w:r w:rsidRPr="00A97322">
          <w:rPr>
            <w:rStyle w:val="Hyperlink"/>
            <w:noProof/>
          </w:rPr>
          <w:t>21. 3D bars</w:t>
        </w:r>
        <w:r>
          <w:rPr>
            <w:noProof/>
            <w:webHidden/>
          </w:rPr>
          <w:tab/>
        </w:r>
        <w:r>
          <w:rPr>
            <w:noProof/>
            <w:webHidden/>
          </w:rPr>
          <w:fldChar w:fldCharType="begin"/>
        </w:r>
        <w:r>
          <w:rPr>
            <w:noProof/>
            <w:webHidden/>
          </w:rPr>
          <w:instrText xml:space="preserve"> PAGEREF _Toc236641965 \h </w:instrText>
        </w:r>
        <w:r>
          <w:rPr>
            <w:noProof/>
            <w:webHidden/>
          </w:rPr>
        </w:r>
        <w:r>
          <w:rPr>
            <w:noProof/>
            <w:webHidden/>
          </w:rPr>
          <w:fldChar w:fldCharType="separate"/>
        </w:r>
        <w:r>
          <w:rPr>
            <w:noProof/>
            <w:webHidden/>
          </w:rPr>
          <w:t>19</w:t>
        </w:r>
        <w:r>
          <w:rPr>
            <w:noProof/>
            <w:webHidden/>
          </w:rPr>
          <w:fldChar w:fldCharType="end"/>
        </w:r>
      </w:hyperlink>
    </w:p>
    <w:p w14:paraId="68A8D31F" w14:textId="6070B1E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6" w:history="1">
        <w:r w:rsidRPr="00A97322">
          <w:rPr>
            <w:rStyle w:val="Hyperlink"/>
            <w:noProof/>
          </w:rPr>
          <w:t>22. Grouping pieces</w:t>
        </w:r>
        <w:r>
          <w:rPr>
            <w:noProof/>
            <w:webHidden/>
          </w:rPr>
          <w:tab/>
        </w:r>
        <w:r>
          <w:rPr>
            <w:noProof/>
            <w:webHidden/>
          </w:rPr>
          <w:fldChar w:fldCharType="begin"/>
        </w:r>
        <w:r>
          <w:rPr>
            <w:noProof/>
            <w:webHidden/>
          </w:rPr>
          <w:instrText xml:space="preserve"> PAGEREF _Toc236641966 \h </w:instrText>
        </w:r>
        <w:r>
          <w:rPr>
            <w:noProof/>
            <w:webHidden/>
          </w:rPr>
        </w:r>
        <w:r>
          <w:rPr>
            <w:noProof/>
            <w:webHidden/>
          </w:rPr>
          <w:fldChar w:fldCharType="separate"/>
        </w:r>
        <w:r>
          <w:rPr>
            <w:noProof/>
            <w:webHidden/>
          </w:rPr>
          <w:t>19</w:t>
        </w:r>
        <w:r>
          <w:rPr>
            <w:noProof/>
            <w:webHidden/>
          </w:rPr>
          <w:fldChar w:fldCharType="end"/>
        </w:r>
      </w:hyperlink>
    </w:p>
    <w:p w14:paraId="2FB847BF" w14:textId="6359104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7" w:history="1">
        <w:r w:rsidRPr="00A97322">
          <w:rPr>
            <w:rStyle w:val="Hyperlink"/>
            <w:noProof/>
          </w:rPr>
          <w:t>23. Combining in 3D</w:t>
        </w:r>
        <w:r>
          <w:rPr>
            <w:noProof/>
            <w:webHidden/>
          </w:rPr>
          <w:tab/>
        </w:r>
        <w:r>
          <w:rPr>
            <w:noProof/>
            <w:webHidden/>
          </w:rPr>
          <w:fldChar w:fldCharType="begin"/>
        </w:r>
        <w:r>
          <w:rPr>
            <w:noProof/>
            <w:webHidden/>
          </w:rPr>
          <w:instrText xml:space="preserve"> PAGEREF _Toc236641967 \h </w:instrText>
        </w:r>
        <w:r>
          <w:rPr>
            <w:noProof/>
            <w:webHidden/>
          </w:rPr>
        </w:r>
        <w:r>
          <w:rPr>
            <w:noProof/>
            <w:webHidden/>
          </w:rPr>
          <w:fldChar w:fldCharType="separate"/>
        </w:r>
        <w:r>
          <w:rPr>
            <w:noProof/>
            <w:webHidden/>
          </w:rPr>
          <w:t>20</w:t>
        </w:r>
        <w:r>
          <w:rPr>
            <w:noProof/>
            <w:webHidden/>
          </w:rPr>
          <w:fldChar w:fldCharType="end"/>
        </w:r>
      </w:hyperlink>
    </w:p>
    <w:p w14:paraId="4BA5420D" w14:textId="2B89F7D4"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8" w:history="1">
        <w:r w:rsidRPr="00A97322">
          <w:rPr>
            <w:rStyle w:val="Hyperlink"/>
            <w:noProof/>
          </w:rPr>
          <w:t>24. Seeing a hole before you combine</w:t>
        </w:r>
        <w:r>
          <w:rPr>
            <w:noProof/>
            <w:webHidden/>
          </w:rPr>
          <w:tab/>
        </w:r>
        <w:r>
          <w:rPr>
            <w:noProof/>
            <w:webHidden/>
          </w:rPr>
          <w:fldChar w:fldCharType="begin"/>
        </w:r>
        <w:r>
          <w:rPr>
            <w:noProof/>
            <w:webHidden/>
          </w:rPr>
          <w:instrText xml:space="preserve"> PAGEREF _Toc236641968 \h </w:instrText>
        </w:r>
        <w:r>
          <w:rPr>
            <w:noProof/>
            <w:webHidden/>
          </w:rPr>
        </w:r>
        <w:r>
          <w:rPr>
            <w:noProof/>
            <w:webHidden/>
          </w:rPr>
          <w:fldChar w:fldCharType="separate"/>
        </w:r>
        <w:r>
          <w:rPr>
            <w:noProof/>
            <w:webHidden/>
          </w:rPr>
          <w:t>20</w:t>
        </w:r>
        <w:r>
          <w:rPr>
            <w:noProof/>
            <w:webHidden/>
          </w:rPr>
          <w:fldChar w:fldCharType="end"/>
        </w:r>
      </w:hyperlink>
    </w:p>
    <w:p w14:paraId="1DE3DA7F" w14:textId="6CFAFE70"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9" w:history="1">
        <w:r w:rsidRPr="00A97322">
          <w:rPr>
            <w:rStyle w:val="Hyperlink"/>
            <w:noProof/>
          </w:rPr>
          <w:t>25. Building a curved, tapering part</w:t>
        </w:r>
        <w:r>
          <w:rPr>
            <w:noProof/>
            <w:webHidden/>
          </w:rPr>
          <w:tab/>
        </w:r>
        <w:r>
          <w:rPr>
            <w:noProof/>
            <w:webHidden/>
          </w:rPr>
          <w:fldChar w:fldCharType="begin"/>
        </w:r>
        <w:r>
          <w:rPr>
            <w:noProof/>
            <w:webHidden/>
          </w:rPr>
          <w:instrText xml:space="preserve"> PAGEREF _Toc236641969 \h </w:instrText>
        </w:r>
        <w:r>
          <w:rPr>
            <w:noProof/>
            <w:webHidden/>
          </w:rPr>
        </w:r>
        <w:r>
          <w:rPr>
            <w:noProof/>
            <w:webHidden/>
          </w:rPr>
          <w:fldChar w:fldCharType="separate"/>
        </w:r>
        <w:r>
          <w:rPr>
            <w:noProof/>
            <w:webHidden/>
          </w:rPr>
          <w:t>20</w:t>
        </w:r>
        <w:r>
          <w:rPr>
            <w:noProof/>
            <w:webHidden/>
          </w:rPr>
          <w:fldChar w:fldCharType="end"/>
        </w:r>
      </w:hyperlink>
    </w:p>
    <w:p w14:paraId="4941F195" w14:textId="3C5D0B3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0" w:history="1">
        <w:r w:rsidRPr="00A97322">
          <w:rPr>
            <w:rStyle w:val="Hyperlink"/>
            <w:noProof/>
          </w:rPr>
          <w:t>26. Saving for the 3D Printer</w:t>
        </w:r>
        <w:r>
          <w:rPr>
            <w:noProof/>
            <w:webHidden/>
          </w:rPr>
          <w:tab/>
        </w:r>
        <w:r>
          <w:rPr>
            <w:noProof/>
            <w:webHidden/>
          </w:rPr>
          <w:fldChar w:fldCharType="begin"/>
        </w:r>
        <w:r>
          <w:rPr>
            <w:noProof/>
            <w:webHidden/>
          </w:rPr>
          <w:instrText xml:space="preserve"> PAGEREF _Toc236641970 \h </w:instrText>
        </w:r>
        <w:r>
          <w:rPr>
            <w:noProof/>
            <w:webHidden/>
          </w:rPr>
        </w:r>
        <w:r>
          <w:rPr>
            <w:noProof/>
            <w:webHidden/>
          </w:rPr>
          <w:fldChar w:fldCharType="separate"/>
        </w:r>
        <w:r>
          <w:rPr>
            <w:noProof/>
            <w:webHidden/>
          </w:rPr>
          <w:t>21</w:t>
        </w:r>
        <w:r>
          <w:rPr>
            <w:noProof/>
            <w:webHidden/>
          </w:rPr>
          <w:fldChar w:fldCharType="end"/>
        </w:r>
      </w:hyperlink>
    </w:p>
    <w:p w14:paraId="01DDCADB" w14:textId="6573B700" w:rsidR="005B7FAC" w:rsidRDefault="005B7FAC">
      <w:pPr>
        <w:pStyle w:val="TOC1"/>
        <w:tabs>
          <w:tab w:val="right" w:leader="dot" w:pos="9260"/>
        </w:tabs>
        <w:rPr>
          <w:rFonts w:asciiTheme="minorHAnsi" w:hAnsiTheme="minorHAnsi" w:cstheme="minorBidi"/>
          <w:noProof/>
          <w:kern w:val="2"/>
          <w:sz w:val="24"/>
          <w14:ligatures w14:val="standardContextual"/>
        </w:rPr>
      </w:pPr>
      <w:hyperlink w:anchor="_Toc236641971" w:history="1">
        <w:r w:rsidRPr="00A97322">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_Toc236641971 \h </w:instrText>
        </w:r>
        <w:r>
          <w:rPr>
            <w:noProof/>
            <w:webHidden/>
          </w:rPr>
        </w:r>
        <w:r>
          <w:rPr>
            <w:noProof/>
            <w:webHidden/>
          </w:rPr>
          <w:fldChar w:fldCharType="separate"/>
        </w:r>
        <w:r>
          <w:rPr>
            <w:noProof/>
            <w:webHidden/>
          </w:rPr>
          <w:t>22</w:t>
        </w:r>
        <w:r>
          <w:rPr>
            <w:noProof/>
            <w:webHidden/>
          </w:rPr>
          <w:fldChar w:fldCharType="end"/>
        </w:r>
      </w:hyperlink>
    </w:p>
    <w:p w14:paraId="34BBF259" w14:textId="7A47DCA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2" w:history="1">
        <w:r w:rsidRPr="00A97322">
          <w:rPr>
            <w:rStyle w:val="Hyperlink"/>
            <w:noProof/>
          </w:rPr>
          <w:t>27. Opening a mosaic</w:t>
        </w:r>
        <w:r>
          <w:rPr>
            <w:noProof/>
            <w:webHidden/>
          </w:rPr>
          <w:tab/>
        </w:r>
        <w:r>
          <w:rPr>
            <w:noProof/>
            <w:webHidden/>
          </w:rPr>
          <w:fldChar w:fldCharType="begin"/>
        </w:r>
        <w:r>
          <w:rPr>
            <w:noProof/>
            <w:webHidden/>
          </w:rPr>
          <w:instrText xml:space="preserve"> PAGEREF _Toc236641972 \h </w:instrText>
        </w:r>
        <w:r>
          <w:rPr>
            <w:noProof/>
            <w:webHidden/>
          </w:rPr>
        </w:r>
        <w:r>
          <w:rPr>
            <w:noProof/>
            <w:webHidden/>
          </w:rPr>
          <w:fldChar w:fldCharType="separate"/>
        </w:r>
        <w:r>
          <w:rPr>
            <w:noProof/>
            <w:webHidden/>
          </w:rPr>
          <w:t>22</w:t>
        </w:r>
        <w:r>
          <w:rPr>
            <w:noProof/>
            <w:webHidden/>
          </w:rPr>
          <w:fldChar w:fldCharType="end"/>
        </w:r>
      </w:hyperlink>
    </w:p>
    <w:p w14:paraId="294D226B" w14:textId="2F32E8ED"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3" w:history="1">
        <w:r w:rsidRPr="00A97322">
          <w:rPr>
            <w:rStyle w:val="Hyperlink"/>
            <w:noProof/>
          </w:rPr>
          <w:t>28. The Parts panel</w:t>
        </w:r>
        <w:r>
          <w:rPr>
            <w:noProof/>
            <w:webHidden/>
          </w:rPr>
          <w:tab/>
        </w:r>
        <w:r>
          <w:rPr>
            <w:noProof/>
            <w:webHidden/>
          </w:rPr>
          <w:fldChar w:fldCharType="begin"/>
        </w:r>
        <w:r>
          <w:rPr>
            <w:noProof/>
            <w:webHidden/>
          </w:rPr>
          <w:instrText xml:space="preserve"> PAGEREF _Toc236641973 \h </w:instrText>
        </w:r>
        <w:r>
          <w:rPr>
            <w:noProof/>
            <w:webHidden/>
          </w:rPr>
        </w:r>
        <w:r>
          <w:rPr>
            <w:noProof/>
            <w:webHidden/>
          </w:rPr>
          <w:fldChar w:fldCharType="separate"/>
        </w:r>
        <w:r>
          <w:rPr>
            <w:noProof/>
            <w:webHidden/>
          </w:rPr>
          <w:t>23</w:t>
        </w:r>
        <w:r>
          <w:rPr>
            <w:noProof/>
            <w:webHidden/>
          </w:rPr>
          <w:fldChar w:fldCharType="end"/>
        </w:r>
      </w:hyperlink>
    </w:p>
    <w:p w14:paraId="0F2E2470" w14:textId="656C1E6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4" w:history="1">
        <w:r w:rsidRPr="00A97322">
          <w:rPr>
            <w:rStyle w:val="Hyperlink"/>
            <w:noProof/>
          </w:rPr>
          <w:t>29. Planes</w:t>
        </w:r>
        <w:r>
          <w:rPr>
            <w:noProof/>
            <w:webHidden/>
          </w:rPr>
          <w:tab/>
        </w:r>
        <w:r>
          <w:rPr>
            <w:noProof/>
            <w:webHidden/>
          </w:rPr>
          <w:fldChar w:fldCharType="begin"/>
        </w:r>
        <w:r>
          <w:rPr>
            <w:noProof/>
            <w:webHidden/>
          </w:rPr>
          <w:instrText xml:space="preserve"> PAGEREF _Toc236641974 \h </w:instrText>
        </w:r>
        <w:r>
          <w:rPr>
            <w:noProof/>
            <w:webHidden/>
          </w:rPr>
        </w:r>
        <w:r>
          <w:rPr>
            <w:noProof/>
            <w:webHidden/>
          </w:rPr>
          <w:fldChar w:fldCharType="separate"/>
        </w:r>
        <w:r>
          <w:rPr>
            <w:noProof/>
            <w:webHidden/>
          </w:rPr>
          <w:t>23</w:t>
        </w:r>
        <w:r>
          <w:rPr>
            <w:noProof/>
            <w:webHidden/>
          </w:rPr>
          <w:fldChar w:fldCharType="end"/>
        </w:r>
      </w:hyperlink>
    </w:p>
    <w:p w14:paraId="78388DB0" w14:textId="64CB0230"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5" w:history="1">
        <w:r w:rsidRPr="00A97322">
          <w:rPr>
            <w:rStyle w:val="Hyperlink"/>
            <w:noProof/>
          </w:rPr>
          <w:t>30. Setting a relief</w:t>
        </w:r>
        <w:r>
          <w:rPr>
            <w:noProof/>
            <w:webHidden/>
          </w:rPr>
          <w:tab/>
        </w:r>
        <w:r>
          <w:rPr>
            <w:noProof/>
            <w:webHidden/>
          </w:rPr>
          <w:fldChar w:fldCharType="begin"/>
        </w:r>
        <w:r>
          <w:rPr>
            <w:noProof/>
            <w:webHidden/>
          </w:rPr>
          <w:instrText xml:space="preserve"> PAGEREF _Toc236641975 \h </w:instrText>
        </w:r>
        <w:r>
          <w:rPr>
            <w:noProof/>
            <w:webHidden/>
          </w:rPr>
        </w:r>
        <w:r>
          <w:rPr>
            <w:noProof/>
            <w:webHidden/>
          </w:rPr>
          <w:fldChar w:fldCharType="separate"/>
        </w:r>
        <w:r>
          <w:rPr>
            <w:noProof/>
            <w:webHidden/>
          </w:rPr>
          <w:t>24</w:t>
        </w:r>
        <w:r>
          <w:rPr>
            <w:noProof/>
            <w:webHidden/>
          </w:rPr>
          <w:fldChar w:fldCharType="end"/>
        </w:r>
      </w:hyperlink>
    </w:p>
    <w:p w14:paraId="2CA09133" w14:textId="71BF8E56"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6" w:history="1">
        <w:r w:rsidRPr="00A97322">
          <w:rPr>
            <w:rStyle w:val="Hyperlink"/>
            <w:noProof/>
          </w:rPr>
          <w:t>31. Mirroring a plane</w:t>
        </w:r>
        <w:r>
          <w:rPr>
            <w:noProof/>
            <w:webHidden/>
          </w:rPr>
          <w:tab/>
        </w:r>
        <w:r>
          <w:rPr>
            <w:noProof/>
            <w:webHidden/>
          </w:rPr>
          <w:fldChar w:fldCharType="begin"/>
        </w:r>
        <w:r>
          <w:rPr>
            <w:noProof/>
            <w:webHidden/>
          </w:rPr>
          <w:instrText xml:space="preserve"> PAGEREF _Toc236641976 \h </w:instrText>
        </w:r>
        <w:r>
          <w:rPr>
            <w:noProof/>
            <w:webHidden/>
          </w:rPr>
        </w:r>
        <w:r>
          <w:rPr>
            <w:noProof/>
            <w:webHidden/>
          </w:rPr>
          <w:fldChar w:fldCharType="separate"/>
        </w:r>
        <w:r>
          <w:rPr>
            <w:noProof/>
            <w:webHidden/>
          </w:rPr>
          <w:t>25</w:t>
        </w:r>
        <w:r>
          <w:rPr>
            <w:noProof/>
            <w:webHidden/>
          </w:rPr>
          <w:fldChar w:fldCharType="end"/>
        </w:r>
      </w:hyperlink>
    </w:p>
    <w:p w14:paraId="26EF1989" w14:textId="74D0860F"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7" w:history="1">
        <w:r w:rsidRPr="00A97322">
          <w:rPr>
            <w:rStyle w:val="Hyperlink"/>
            <w:noProof/>
          </w:rPr>
          <w:t>32. Exporting a figure in pieces</w:t>
        </w:r>
        <w:r>
          <w:rPr>
            <w:noProof/>
            <w:webHidden/>
          </w:rPr>
          <w:tab/>
        </w:r>
        <w:r>
          <w:rPr>
            <w:noProof/>
            <w:webHidden/>
          </w:rPr>
          <w:fldChar w:fldCharType="begin"/>
        </w:r>
        <w:r>
          <w:rPr>
            <w:noProof/>
            <w:webHidden/>
          </w:rPr>
          <w:instrText xml:space="preserve"> PAGEREF _Toc236641977 \h </w:instrText>
        </w:r>
        <w:r>
          <w:rPr>
            <w:noProof/>
            <w:webHidden/>
          </w:rPr>
        </w:r>
        <w:r>
          <w:rPr>
            <w:noProof/>
            <w:webHidden/>
          </w:rPr>
          <w:fldChar w:fldCharType="separate"/>
        </w:r>
        <w:r>
          <w:rPr>
            <w:noProof/>
            <w:webHidden/>
          </w:rPr>
          <w:t>26</w:t>
        </w:r>
        <w:r>
          <w:rPr>
            <w:noProof/>
            <w:webHidden/>
          </w:rPr>
          <w:fldChar w:fldCharType="end"/>
        </w:r>
      </w:hyperlink>
    </w:p>
    <w:p w14:paraId="3DB3659A" w14:textId="578B932B"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8" w:history="1">
        <w:r w:rsidRPr="00A97322">
          <w:rPr>
            <w:rStyle w:val="Hyperlink"/>
            <w:rFonts w:eastAsia="Times New Roman"/>
            <w:noProof/>
          </w:rPr>
          <w:t>Appendix A. Installing Sangala Studio</w:t>
        </w:r>
        <w:r>
          <w:rPr>
            <w:noProof/>
            <w:webHidden/>
          </w:rPr>
          <w:tab/>
        </w:r>
        <w:r>
          <w:rPr>
            <w:noProof/>
            <w:webHidden/>
          </w:rPr>
          <w:fldChar w:fldCharType="begin"/>
        </w:r>
        <w:r>
          <w:rPr>
            <w:noProof/>
            <w:webHidden/>
          </w:rPr>
          <w:instrText xml:space="preserve"> PAGEREF _Toc236641978 \h </w:instrText>
        </w:r>
        <w:r>
          <w:rPr>
            <w:noProof/>
            <w:webHidden/>
          </w:rPr>
        </w:r>
        <w:r>
          <w:rPr>
            <w:noProof/>
            <w:webHidden/>
          </w:rPr>
          <w:fldChar w:fldCharType="separate"/>
        </w:r>
        <w:r>
          <w:rPr>
            <w:noProof/>
            <w:webHidden/>
          </w:rPr>
          <w:t>27</w:t>
        </w:r>
        <w:r>
          <w:rPr>
            <w:noProof/>
            <w:webHidden/>
          </w:rPr>
          <w:fldChar w:fldCharType="end"/>
        </w:r>
      </w:hyperlink>
    </w:p>
    <w:p w14:paraId="264D8DB4" w14:textId="47AFF8E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9" w:history="1">
        <w:r w:rsidRPr="00A97322">
          <w:rPr>
            <w:rStyle w:val="Hyperlink"/>
            <w:rFonts w:eastAsia="Times New Roman"/>
            <w:noProof/>
          </w:rPr>
          <w:t>Appendix B. Quick Reference</w:t>
        </w:r>
        <w:r>
          <w:rPr>
            <w:noProof/>
            <w:webHidden/>
          </w:rPr>
          <w:tab/>
        </w:r>
        <w:r>
          <w:rPr>
            <w:noProof/>
            <w:webHidden/>
          </w:rPr>
          <w:fldChar w:fldCharType="begin"/>
        </w:r>
        <w:r>
          <w:rPr>
            <w:noProof/>
            <w:webHidden/>
          </w:rPr>
          <w:instrText xml:space="preserve"> PAGEREF _Toc236641979 \h </w:instrText>
        </w:r>
        <w:r>
          <w:rPr>
            <w:noProof/>
            <w:webHidden/>
          </w:rPr>
        </w:r>
        <w:r>
          <w:rPr>
            <w:noProof/>
            <w:webHidden/>
          </w:rPr>
          <w:fldChar w:fldCharType="separate"/>
        </w:r>
        <w:r>
          <w:rPr>
            <w:noProof/>
            <w:webHidden/>
          </w:rPr>
          <w:t>28</w:t>
        </w:r>
        <w:r>
          <w:rPr>
            <w:noProof/>
            <w:webHidden/>
          </w:rPr>
          <w:fldChar w:fldCharType="end"/>
        </w:r>
      </w:hyperlink>
    </w:p>
    <w:p w14:paraId="0841F42E" w14:textId="1E5435C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80" w:history="1">
        <w:r w:rsidRPr="00A97322">
          <w:rPr>
            <w:rStyle w:val="Hyperlink"/>
            <w:rFonts w:eastAsia="Times New Roman"/>
            <w:noProof/>
          </w:rPr>
          <w:t>Appendix C. Tool Sequences for Specific Designs</w:t>
        </w:r>
        <w:r>
          <w:rPr>
            <w:noProof/>
            <w:webHidden/>
          </w:rPr>
          <w:tab/>
        </w:r>
        <w:r>
          <w:rPr>
            <w:noProof/>
            <w:webHidden/>
          </w:rPr>
          <w:fldChar w:fldCharType="begin"/>
        </w:r>
        <w:r>
          <w:rPr>
            <w:noProof/>
            <w:webHidden/>
          </w:rPr>
          <w:instrText xml:space="preserve"> PAGEREF _Toc236641980 \h </w:instrText>
        </w:r>
        <w:r>
          <w:rPr>
            <w:noProof/>
            <w:webHidden/>
          </w:rPr>
        </w:r>
        <w:r>
          <w:rPr>
            <w:noProof/>
            <w:webHidden/>
          </w:rPr>
          <w:fldChar w:fldCharType="separate"/>
        </w:r>
        <w:r>
          <w:rPr>
            <w:noProof/>
            <w:webHidden/>
          </w:rPr>
          <w:t>30</w:t>
        </w:r>
        <w:r>
          <w:rPr>
            <w:noProof/>
            <w:webHidden/>
          </w:rPr>
          <w:fldChar w:fldCharType="end"/>
        </w:r>
      </w:hyperlink>
    </w:p>
    <w:p w14:paraId="65414E9E" w14:textId="464D305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81" w:history="1">
        <w:r w:rsidRPr="00A97322">
          <w:rPr>
            <w:rStyle w:val="Hyperlink"/>
            <w:rFonts w:eastAsia="Times New Roman"/>
            <w:noProof/>
          </w:rPr>
          <w:t>Appendix D. Drawing with TurtleStitch</w:t>
        </w:r>
        <w:r>
          <w:rPr>
            <w:noProof/>
            <w:webHidden/>
          </w:rPr>
          <w:tab/>
        </w:r>
        <w:r>
          <w:rPr>
            <w:noProof/>
            <w:webHidden/>
          </w:rPr>
          <w:fldChar w:fldCharType="begin"/>
        </w:r>
        <w:r>
          <w:rPr>
            <w:noProof/>
            <w:webHidden/>
          </w:rPr>
          <w:instrText xml:space="preserve"> PAGEREF _Toc236641981 \h </w:instrText>
        </w:r>
        <w:r>
          <w:rPr>
            <w:noProof/>
            <w:webHidden/>
          </w:rPr>
        </w:r>
        <w:r>
          <w:rPr>
            <w:noProof/>
            <w:webHidden/>
          </w:rPr>
          <w:fldChar w:fldCharType="separate"/>
        </w:r>
        <w:r>
          <w:rPr>
            <w:noProof/>
            <w:webHidden/>
          </w:rPr>
          <w:t>31</w:t>
        </w:r>
        <w:r>
          <w:rPr>
            <w:noProof/>
            <w:webHidden/>
          </w:rPr>
          <w:fldChar w:fldCharType="end"/>
        </w:r>
      </w:hyperlink>
    </w:p>
    <w:p w14:paraId="49D340CA" w14:textId="1571EF4C"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4869503C"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0B37F93F"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D61AB7E"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26FCF729"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51A2B96F"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6AB0B37C"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17E285EC" w14:textId="77777777" w:rsidR="00F26A1A" w:rsidRDefault="005104D4">
      <w:pPr>
        <w:pStyle w:val="NormalWeb"/>
        <w:spacing w:before="0" w:beforeAutospacing="0" w:after="180" w:afterAutospacing="0"/>
      </w:pPr>
      <w:r>
        <w:t>Sangala Studio must be installed on the computer before these tools can be used. Appendix A describes where to obtain it and how to install it.</w:t>
      </w:r>
    </w:p>
    <w:p w14:paraId="68387B75" w14:textId="77777777" w:rsidR="00F10493" w:rsidRDefault="00530A0D" w:rsidP="00207F5F">
      <w:pPr>
        <w:pStyle w:val="Heading1"/>
        <w:spacing w:before="0" w:after="180"/>
        <w:jc w:val="center"/>
        <w:rPr>
          <w:rFonts w:eastAsia="Times New Roman"/>
        </w:rPr>
      </w:pPr>
      <w:r>
        <w:br w:type="page"/>
      </w:r>
      <w:bookmarkStart w:id="0" w:name="_Toc236641943"/>
      <w:r>
        <w:rPr>
          <w:rFonts w:eastAsia="Times New Roman"/>
        </w:rPr>
        <w:lastRenderedPageBreak/>
        <w:t>Part 1. Two-dimensional Design Tools</w:t>
      </w:r>
      <w:bookmarkEnd w:id="0"/>
    </w:p>
    <w:p w14:paraId="59E537B4" w14:textId="77777777" w:rsidR="006F1BF6" w:rsidRPr="008769A9" w:rsidRDefault="006F1BF6" w:rsidP="00207F5F">
      <w:pPr>
        <w:pStyle w:val="Heading2"/>
        <w:spacing w:before="0"/>
        <w:rPr>
          <w:rFonts w:eastAsia="Times New Roman"/>
        </w:rPr>
      </w:pPr>
      <w:bookmarkStart w:id="1" w:name="_Toc236641944"/>
      <w:r>
        <w:rPr>
          <w:rFonts w:eastAsia="Times New Roman"/>
        </w:rPr>
        <w:t>1. Workflow for Creating a Collage</w:t>
      </w:r>
      <w:bookmarkEnd w:id="1"/>
    </w:p>
    <w:p w14:paraId="4996EC6D"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3DF8EAF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115BBA2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07009C79"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3D7F739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5D8188EB"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4D6E9A41"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27208542"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25A5000F" w14:textId="77777777" w:rsidR="006F1BF6" w:rsidRPr="008769A9" w:rsidRDefault="006F1BF6" w:rsidP="00207F5F">
      <w:pPr>
        <w:pStyle w:val="Heading2"/>
        <w:spacing w:before="0" w:after="180"/>
        <w:rPr>
          <w:rFonts w:eastAsia="Times New Roman"/>
        </w:rPr>
      </w:pPr>
      <w:bookmarkStart w:id="2" w:name="_Toc236641945"/>
      <w:r>
        <w:rPr>
          <w:rFonts w:eastAsia="Times New Roman"/>
        </w:rPr>
        <w:t>2. Getting started</w:t>
      </w:r>
      <w:bookmarkEnd w:id="2"/>
    </w:p>
    <w:p w14:paraId="45FFF313"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71CFF84"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7E8315BC"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05E5C2A3"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5A68AC13"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7C9E2BF7"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5B09A57B" w14:textId="77777777" w:rsidR="006F1BF6" w:rsidRPr="008769A9" w:rsidRDefault="006F1BF6">
      <w:pPr>
        <w:pStyle w:val="NormalWeb"/>
      </w:pPr>
      <w:r>
        <w:lastRenderedPageBreak/>
        <w:t>To use the die cutter, first connect to it:</w:t>
      </w:r>
    </w:p>
    <w:p w14:paraId="1C1E382D"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4E5DDDAE"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020E330F"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75C96791" w14:textId="77777777" w:rsidR="009E3796" w:rsidRPr="008769A9" w:rsidRDefault="006F1BF6">
      <w:pPr>
        <w:pStyle w:val="NormalWeb"/>
      </w:pPr>
      <w:r>
        <w:t>A design can be made at any time; a connection to the die cutter is only needed to cut out a shape.</w:t>
      </w:r>
    </w:p>
    <w:p w14:paraId="4A970A7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1F7900C0" w14:textId="77777777" w:rsidR="006F1BF6" w:rsidRPr="008769A9" w:rsidRDefault="006F1BF6">
      <w:pPr>
        <w:pStyle w:val="Heading2"/>
        <w:rPr>
          <w:rFonts w:eastAsia="Times New Roman"/>
        </w:rPr>
      </w:pPr>
      <w:bookmarkStart w:id="3" w:name="_Toc236641946"/>
      <w:r>
        <w:rPr>
          <w:rFonts w:eastAsia="Times New Roman"/>
        </w:rPr>
        <w:t>3. Cut lines and fold lines</w:t>
      </w:r>
      <w:bookmarkEnd w:id="3"/>
    </w:p>
    <w:p w14:paraId="001E7BDA"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2C821338"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1528079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3BB7EF37"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1A60F623"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14CF5870"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71806B3E"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669F3051"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040D8AF1" w14:textId="77777777" w:rsidR="006F1BF6" w:rsidRPr="008769A9" w:rsidRDefault="006F1BF6">
      <w:pPr>
        <w:pStyle w:val="Heading2"/>
        <w:rPr>
          <w:rFonts w:eastAsia="Times New Roman"/>
        </w:rPr>
      </w:pPr>
      <w:bookmarkStart w:id="4" w:name="_Toc236641947"/>
      <w:r>
        <w:rPr>
          <w:rFonts w:eastAsia="Times New Roman"/>
        </w:rPr>
        <w:lastRenderedPageBreak/>
        <w:t>4. Importing and tracing a photo</w:t>
      </w:r>
      <w:bookmarkEnd w:id="4"/>
    </w:p>
    <w:p w14:paraId="1697E82A"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CB257F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40E58E39"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18E0556"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006F8BEA"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257310D"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6019D88"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7055F9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6431275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4CBF9F6E"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E5422D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2CC970D1"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46F9CC2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781ADAC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3947C482"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114A7C5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719078D5"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4E7866CF"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7C0CEE89" w14:textId="77777777" w:rsidR="006F1BF6" w:rsidRPr="008769A9" w:rsidRDefault="006F1BF6">
      <w:pPr>
        <w:pStyle w:val="Heading2"/>
        <w:rPr>
          <w:rFonts w:eastAsia="Times New Roman"/>
        </w:rPr>
      </w:pPr>
      <w:bookmarkStart w:id="5" w:name="_Toc236641948"/>
      <w:r>
        <w:rPr>
          <w:rFonts w:eastAsia="Times New Roman"/>
        </w:rPr>
        <w:lastRenderedPageBreak/>
        <w:t>5. Drawing shapes</w:t>
      </w:r>
      <w:bookmarkEnd w:id="5"/>
    </w:p>
    <w:p w14:paraId="1727E7B9" w14:textId="77777777" w:rsidR="006F1BF6" w:rsidRPr="008769A9" w:rsidRDefault="006F1BF6" w:rsidP="000038BC">
      <w:pPr>
        <w:pStyle w:val="NormalWeb"/>
        <w:spacing w:before="0" w:beforeAutospacing="0" w:after="180" w:afterAutospacing="0"/>
      </w:pPr>
      <w:r>
        <w:t>Not every shape comes from a photo. Two tools draw shapes directly.</w:t>
      </w:r>
    </w:p>
    <w:p w14:paraId="70F151B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74D7B097"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119E812D"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08CE599E"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F50B3B3"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60AC7CD"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69FBAFE"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18D592F8"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5473EEC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7E9B914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3121DE0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7B4EE4F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1CB3BE3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36941014"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6939A488"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369EA5E"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715106BD"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4C7C84C2"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FFDE94E"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AEC4595"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5361C5A"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47EA7D8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09DDFC1C"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241D78C5" w14:textId="77777777" w:rsidR="006F1BF6" w:rsidRPr="008769A9" w:rsidRDefault="006F1BF6" w:rsidP="007C3678">
      <w:pPr>
        <w:pStyle w:val="Heading2"/>
        <w:rPr>
          <w:rFonts w:eastAsia="Times New Roman"/>
        </w:rPr>
      </w:pPr>
      <w:bookmarkStart w:id="6" w:name="_Toc236641949"/>
      <w:r>
        <w:rPr>
          <w:rFonts w:eastAsia="Times New Roman"/>
        </w:rPr>
        <w:t>6. Editing shapes</w:t>
      </w:r>
      <w:bookmarkEnd w:id="6"/>
    </w:p>
    <w:p w14:paraId="19AED2B1"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62D5A1D2"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38ADE71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287CD48"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EDAE7C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1EFB502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2A3DFCB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27150CE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6D9D4053"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44B9AFC1"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229865D8"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B87C411"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3279ADA6"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1077B3F"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170FCD5F"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544672CE"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2DAF1E25"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32243062" w14:textId="77777777" w:rsidR="00EF0E4E" w:rsidRPr="00EF0E4E" w:rsidRDefault="00EF0E4E" w:rsidP="007C3678">
      <w:pPr>
        <w:pStyle w:val="Heading2"/>
        <w:rPr>
          <w:rFonts w:eastAsia="Times New Roman"/>
        </w:rPr>
      </w:pPr>
      <w:bookmarkStart w:id="7" w:name="_Toc236641950"/>
      <w:r>
        <w:rPr>
          <w:rFonts w:eastAsia="Times New Roman"/>
        </w:rPr>
        <w:t>7. Drawing with Snap!</w:t>
      </w:r>
      <w:bookmarkEnd w:id="7"/>
    </w:p>
    <w:p w14:paraId="3160E942"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6DE151A8"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78067B36"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BB1B716"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5BC99331"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F20B496" w14:textId="77777777" w:rsidR="00806B55" w:rsidRPr="00806B55" w:rsidRDefault="00806B55" w:rsidP="00806B55">
      <w:pPr>
        <w:pStyle w:val="ListParagraph"/>
        <w:spacing w:after="180"/>
        <w:rPr>
          <w:rFonts w:eastAsia="Times New Roman"/>
        </w:rPr>
      </w:pPr>
    </w:p>
    <w:p w14:paraId="04BCCD04"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5A11C2DB"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766D326F"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634B539"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3F1930EF"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47729E0" w14:textId="77777777" w:rsidR="00F26A1A" w:rsidRDefault="005104D4">
      <w:pPr>
        <w:spacing w:after="60"/>
        <w:ind w:left="720"/>
        <w:rPr>
          <w:rFonts w:eastAsia="Times New Roman"/>
        </w:rPr>
      </w:pPr>
      <w:r>
        <w:rPr>
          <w:rFonts w:eastAsia="Times New Roman"/>
        </w:rPr>
        <w:t>A project someone has already published can be opened instead of writing a script. Choose Open a Project from the Snap</w:t>
      </w:r>
      <w:r>
        <w:rPr>
          <w:rFonts w:eastAsia="Times New Roman"/>
          <w:i/>
          <w:iCs/>
        </w:rPr>
        <w:t>!</w:t>
      </w:r>
      <w:r>
        <w:rPr>
          <w:rFonts w:eastAsia="Times New Roman"/>
        </w:rPr>
        <w:t xml:space="preserve"> button, paste the project's web address, and press Open. The project opens in its own </w:t>
      </w:r>
      <w:proofErr w:type="gramStart"/>
      <w:r>
        <w:rPr>
          <w:rFonts w:eastAsia="Times New Roman"/>
        </w:rPr>
        <w:t>window</w:t>
      </w:r>
      <w:proofErr w:type="gramEnd"/>
      <w:r>
        <w:rPr>
          <w:rFonts w:eastAsia="Times New Roman"/>
        </w:rPr>
        <w:t xml:space="preserve"> and the Sangala blocks arrive in it a few seconds later, so nothing has to be imported by hand. Any published Snap</w:t>
      </w:r>
      <w:r>
        <w:rPr>
          <w:rFonts w:eastAsia="Times New Roman"/>
          <w:i/>
          <w:iCs/>
        </w:rPr>
        <w:t>!</w:t>
      </w:r>
      <w:r>
        <w:rPr>
          <w:rFonts w:eastAsia="Times New Roman"/>
        </w:rPr>
        <w:t xml:space="preserve"> or TurtleStitch project can be opened this way, and the same button works whichever of the published forms of the address is </w:t>
      </w:r>
      <w:proofErr w:type="gramStart"/>
      <w:r>
        <w:rPr>
          <w:rFonts w:eastAsia="Times New Roman"/>
        </w:rPr>
        <w:t>pasted</w:t>
      </w:r>
      <w:proofErr w:type="gramEnd"/>
      <w:r>
        <w:rPr>
          <w:rFonts w:eastAsia="Times New Roman"/>
        </w:rPr>
        <w:t>.</w:t>
      </w:r>
    </w:p>
    <w:p w14:paraId="2A8E432E" w14:textId="77777777" w:rsidR="00F26A1A" w:rsidRDefault="005104D4">
      <w:pPr>
        <w:spacing w:after="60"/>
        <w:ind w:left="720"/>
        <w:rPr>
          <w:rFonts w:eastAsia="Times New Roman"/>
        </w:rPr>
      </w:pPr>
      <w:r>
        <w:rPr>
          <w:rFonts w:eastAsia="Times New Roman"/>
        </w:rPr>
        <w:t>The pen color determines the actions of the die cutter. A red line instructs the die cutter to cut out the shape. A blue line is interpreted as a fold line (consisting of a series of dashed cuts). Other lines are interpreted as drawn lines. The actions of each line can also be set or changed in the Sangala Studio Selected Objects panel.</w:t>
      </w:r>
    </w:p>
    <w:p w14:paraId="2EB3F628"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48F72A15"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4D164164"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69D78A65" w14:textId="77777777" w:rsidR="00F26A1A" w:rsidRDefault="005104D4">
      <w:pPr>
        <w:spacing w:after="60"/>
        <w:ind w:left="720"/>
        <w:rPr>
          <w:rFonts w:eastAsia="Times New Roman"/>
        </w:rPr>
      </w:pPr>
      <w:r>
        <w:rPr>
          <w:rFonts w:eastAsia="Times New Roman"/>
        </w:rPr>
        <w:t>One hundred turtle steps arrive as 20 mm, a little over three quarters of an inch, so a drawing that fills Snap</w:t>
      </w:r>
      <w:r>
        <w:rPr>
          <w:rFonts w:eastAsia="Times New Roman"/>
          <w:i/>
          <w:iCs/>
        </w:rPr>
        <w:t>!</w:t>
      </w:r>
      <w:r>
        <w:rPr>
          <w:rFonts w:eastAsia="Times New Roman"/>
        </w:rPr>
        <w:t>'s stage is roughly the width of a sheet of paper. A turtle step means the same 0.2 mm in TurtleStitch, so the same program cuts the same size in either. A design too large for the page can be reduced with Scale in the Setup panel.</w:t>
      </w:r>
    </w:p>
    <w:p w14:paraId="0CE52235"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4D5DF2B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836324D"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42346E31"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70742CCF"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33E7E754"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62A24B2B"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072A9FAB"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093C1DF2"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62557094" w14:textId="77777777" w:rsidR="006F1BF6" w:rsidRPr="008769A9" w:rsidRDefault="00EF0E4E" w:rsidP="00EE41FC">
      <w:pPr>
        <w:pStyle w:val="Heading2"/>
        <w:spacing w:before="60" w:after="60"/>
        <w:rPr>
          <w:rFonts w:eastAsia="Times New Roman"/>
        </w:rPr>
      </w:pPr>
      <w:bookmarkStart w:id="8" w:name="_Toc236641951"/>
      <w:r>
        <w:rPr>
          <w:rFonts w:eastAsia="Times New Roman"/>
        </w:rPr>
        <w:t>8. Combining shapes</w:t>
      </w:r>
      <w:bookmarkEnd w:id="8"/>
    </w:p>
    <w:p w14:paraId="02CCC94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0552E877"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58ACC2C5"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76B8F07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FEE389C"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60FE8CD1"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206D0718"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1B5DD0B"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08EDA0C1"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F3CB09B" w14:textId="77777777" w:rsidR="006F1BF6" w:rsidRPr="008769A9" w:rsidRDefault="00EF0E4E">
      <w:pPr>
        <w:pStyle w:val="Heading2"/>
        <w:rPr>
          <w:rFonts w:eastAsia="Times New Roman"/>
        </w:rPr>
      </w:pPr>
      <w:bookmarkStart w:id="9" w:name="_Toc236641952"/>
      <w:r>
        <w:rPr>
          <w:rFonts w:eastAsia="Times New Roman"/>
        </w:rPr>
        <w:t>9. Aligning shapes</w:t>
      </w:r>
      <w:bookmarkEnd w:id="9"/>
    </w:p>
    <w:p w14:paraId="764FEF64"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739FBB4C"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1E14912"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ABD181F"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lastRenderedPageBreak/>
        <w:t>Center</w:t>
      </w:r>
      <w:r>
        <w:rPr>
          <w:rFonts w:eastAsia="Times New Roman"/>
          <w:b/>
          <w:bCs/>
          <w:i/>
          <w:iCs/>
        </w:rPr>
        <w:t xml:space="preserve"> </w:t>
      </w:r>
      <w:r>
        <w:rPr>
          <w:rFonts w:eastAsia="Times New Roman"/>
        </w:rPr>
        <w:t xml:space="preserve">— the shapes are centered on one another. </w:t>
      </w:r>
    </w:p>
    <w:p w14:paraId="53533C45"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B3C0932"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09398CBF"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7FD93D18" w14:textId="77777777" w:rsidR="006F1BF6" w:rsidRPr="001E7868" w:rsidRDefault="00EF0E4E" w:rsidP="001E7868">
      <w:pPr>
        <w:pStyle w:val="Heading2"/>
        <w:rPr>
          <w:rFonts w:eastAsia="Times New Roman"/>
        </w:rPr>
      </w:pPr>
      <w:bookmarkStart w:id="10" w:name="_Toc236641953"/>
      <w:r>
        <w:rPr>
          <w:rFonts w:eastAsia="Times New Roman"/>
        </w:rPr>
        <w:t>10. Mirroring shapes</w:t>
      </w:r>
      <w:bookmarkEnd w:id="10"/>
    </w:p>
    <w:p w14:paraId="4C09CD6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2F19189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70D25471"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4FFE543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6AF24BE6"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6C56A90B"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539FF9D0" w14:textId="77777777" w:rsidR="006F1BF6" w:rsidRPr="008769A9" w:rsidRDefault="00EF0E4E" w:rsidP="00EE41FC">
      <w:pPr>
        <w:pStyle w:val="Heading2"/>
        <w:spacing w:after="60"/>
        <w:rPr>
          <w:rFonts w:eastAsia="Times New Roman"/>
        </w:rPr>
      </w:pPr>
      <w:bookmarkStart w:id="11" w:name="_Toc236641954"/>
      <w:r>
        <w:rPr>
          <w:rFonts w:eastAsia="Times New Roman"/>
        </w:rPr>
        <w:t>11. Examining Fine Detail</w:t>
      </w:r>
      <w:bookmarkEnd w:id="11"/>
    </w:p>
    <w:p w14:paraId="3B3F9347" w14:textId="77777777" w:rsidR="006F1BF6" w:rsidRPr="008769A9" w:rsidRDefault="006F1BF6" w:rsidP="00EE41FC">
      <w:pPr>
        <w:pStyle w:val="NormalWeb"/>
        <w:spacing w:before="60" w:beforeAutospacing="0" w:after="60" w:afterAutospacing="0"/>
      </w:pPr>
      <w:r>
        <w:t>To inspect fine detail:</w:t>
      </w:r>
    </w:p>
    <w:p w14:paraId="1101E828"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11340673"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13E81AEF"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4A5DFC4B" w14:textId="77777777" w:rsidR="006F1BF6" w:rsidRPr="008769A9" w:rsidRDefault="006F1BF6">
      <w:pPr>
        <w:pStyle w:val="NormalWeb"/>
        <w:spacing w:beforeAutospacing="0" w:afterAutospacing="0"/>
      </w:pPr>
      <w:r>
        <w:t>Zooming changes only the view, not the real size of the design.</w:t>
      </w:r>
    </w:p>
    <w:p w14:paraId="12A4AF4D" w14:textId="77777777" w:rsidR="006F1BF6" w:rsidRPr="008769A9" w:rsidRDefault="00EF0E4E">
      <w:pPr>
        <w:pStyle w:val="Heading2"/>
        <w:spacing w:before="60" w:after="60"/>
        <w:rPr>
          <w:rFonts w:eastAsia="Times New Roman"/>
        </w:rPr>
      </w:pPr>
      <w:bookmarkStart w:id="12" w:name="_Toc236641955"/>
      <w:r>
        <w:rPr>
          <w:rFonts w:eastAsia="Times New Roman"/>
        </w:rPr>
        <w:t>12. Cutting Out a Design</w:t>
      </w:r>
      <w:bookmarkEnd w:id="12"/>
    </w:p>
    <w:p w14:paraId="52E5DF95"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w:t>
      </w:r>
      <w:r>
        <w:rPr>
          <w:rFonts w:eastAsia="Times New Roman"/>
        </w:rPr>
        <w:lastRenderedPageBreak/>
        <w:t xml:space="preserve">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7BF4353"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5F86AC14"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4C846ECE"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3AFA8C56"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8E692CA"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F9BB220"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630D2E92"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0BC072AE"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70FC364E"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16BC37EA"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DB9BCEF"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69920E1D"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233460F4" w14:textId="77777777" w:rsidR="006F1BF6" w:rsidRPr="004B60B9" w:rsidRDefault="00EF0E4E" w:rsidP="004B60B9">
      <w:pPr>
        <w:pStyle w:val="Heading2"/>
        <w:spacing w:before="0" w:after="60"/>
        <w:rPr>
          <w:rFonts w:eastAsia="Times New Roman"/>
          <w:szCs w:val="26"/>
        </w:rPr>
      </w:pPr>
      <w:bookmarkStart w:id="13" w:name="_Toc236641956"/>
      <w:r>
        <w:rPr>
          <w:rFonts w:eastAsia="Times New Roman"/>
          <w:szCs w:val="26"/>
        </w:rPr>
        <w:t>13. Saving the Design</w:t>
      </w:r>
      <w:bookmarkEnd w:id="13"/>
    </w:p>
    <w:p w14:paraId="2B783221"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3D27EC63"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3FA467FC" w14:textId="77777777" w:rsidR="00DC629F" w:rsidRDefault="00EA32B2">
      <w:pPr>
        <w:numPr>
          <w:ilvl w:val="0"/>
          <w:numId w:val="19"/>
        </w:numPr>
        <w:spacing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2135F61B" w14:textId="77777777" w:rsidR="00DC629F" w:rsidRDefault="00EA32B2">
      <w:pPr>
        <w:pStyle w:val="NormalWeb"/>
        <w:spacing w:before="0" w:beforeAutospacing="0" w:after="60" w:afterAutospacing="0"/>
      </w:pPr>
      <w:r>
        <w:t>A reference photo is treated differently by the two choices:</w:t>
      </w:r>
    </w:p>
    <w:p w14:paraId="2E2F2F32"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63324C48"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1BA54C10" w14:textId="77777777" w:rsidR="00DC629F" w:rsidRDefault="00EA32B2">
      <w:pPr>
        <w:numPr>
          <w:ilvl w:val="0"/>
          <w:numId w:val="9"/>
        </w:numPr>
        <w:spacing w:after="60"/>
      </w:pPr>
      <w:r>
        <w:lastRenderedPageBreak/>
        <w:t>Once the background of a shape has been removed to create a silhouette outline (or it has been cropped to a shape), the picture is no longer just a reference — it becomes part of the print-and-cut design. Either save keeps it, and it reappears when the file is reopened.</w:t>
      </w:r>
    </w:p>
    <w:p>
      <w:pPr>
        <w:keepNext/>
        <w:keepLines/>
        <w:spacing w:before="120" w:after="0"/>
        <w:jc w:val="center"/>
        <w:rPr>
          <w:ins w:id="5500" w:author="Figures" w:date="2026-08-10T00:00:00Z"/>
        </w:rPr>
      </w:pPr>
      <w:ins w:id="5000" w:author="Figures" w:date="2026-08-10T00:00:00Z">
        <w:r>
          <w:rPr>
            <w:noProof/>
          </w:rPr>
          <w:drawing>
            <wp:inline distT="0" distB="0" distL="0" distR="0">
              <wp:extent cx="5120640" cy="2309308"/>
              <wp:effectExtent l="0" t="0" r="0" b="0"/>
              <wp:docPr id="2200" name="Figure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 name="Figure2200.png"/>
                      <pic:cNvPicPr/>
                    </pic:nvPicPr>
                    <pic:blipFill>
                      <a:blip r:embed="rId58"/>
                      <a:stretch>
                        <a:fillRect/>
                      </a:stretch>
                    </pic:blipFill>
                    <pic:spPr>
                      <a:xfrm>
                        <a:off x="0" y="0"/>
                        <a:ext cx="5120640" cy="2309308"/>
                      </a:xfrm>
                      <a:prstGeom prst="rect">
                        <a:avLst/>
                      </a:prstGeom>
                    </pic:spPr>
                  </pic:pic>
                </a:graphicData>
              </a:graphic>
            </wp:inline>
          </w:drawing>
        </w:r>
      </w:ins>
    </w:p>
    <w:p>
      <w:pPr>
        <w:spacing w:before="60" w:after="120"/>
        <w:jc w:val="center"/>
        <w:rPr>
          <w:ins w:id="5505" w:author="Figures" w:date="2026-08-10T00:00:00Z"/>
        </w:rPr>
      </w:pPr>
      <w:ins w:id="5005" w:author="Figures" w:date="2026-08-10T00:00:00Z">
        <w:r>
          <w:rPr>
            <w:i/>
            <w:iCs/>
          </w:rPr>
          <w:t xml:space="preserve">Figure 16. The Save menu, with its two ways to keep a design: a project that reopens exactly, and an interchange SVG.</w:t>
        </w:r>
      </w:ins>
    </w:p>
    <w:p w14:paraId="2F63B67D" w14:textId="77777777" w:rsidR="00F10493" w:rsidRDefault="00530A0D">
      <w:pPr>
        <w:pStyle w:val="Heading1"/>
        <w:jc w:val="center"/>
        <w:rPr>
          <w:rFonts w:eastAsia="Times New Roman"/>
        </w:rPr>
      </w:pPr>
      <w:r>
        <w:br w:type="page"/>
      </w:r>
      <w:bookmarkStart w:id="14" w:name="_Toc236641957"/>
      <w:r>
        <w:rPr>
          <w:rFonts w:eastAsia="Times New Roman"/>
        </w:rPr>
        <w:lastRenderedPageBreak/>
        <w:t>Part 2. Three-dimensional Design Tools</w:t>
      </w:r>
      <w:bookmarkEnd w:id="14"/>
    </w:p>
    <w:p w14:paraId="1F5CA77D" w14:textId="77777777" w:rsidR="004D1BA8" w:rsidRDefault="00EF0E4E" w:rsidP="00D13E1B">
      <w:pPr>
        <w:pStyle w:val="Heading2"/>
        <w:spacing w:after="180"/>
      </w:pPr>
      <w:bookmarkStart w:id="15" w:name="_Toc236641958"/>
      <w:r>
        <w:t>14. Designing in 3D</w:t>
      </w:r>
      <w:bookmarkEnd w:id="15"/>
    </w:p>
    <w:p w14:paraId="4092243A"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184994A" w14:textId="77777777" w:rsidR="00DC629F" w:rsidRDefault="00EA32B2">
      <w:pPr>
        <w:pStyle w:val="Heading2"/>
      </w:pPr>
      <w:bookmarkStart w:id="16" w:name="_Toc236641959"/>
      <w:r>
        <w:t>15. Switching to 3D</w:t>
      </w:r>
      <w:bookmarkEnd w:id="16"/>
    </w:p>
    <w:p w14:paraId="16F98C05"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7E7D5103"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w:t>
      </w:r>
      <w:proofErr w:type="gramStart"/>
      <w:r>
        <w:t>controls appear</w:t>
      </w:r>
      <w:proofErr w:type="gramEnd"/>
      <w:r>
        <w:t xml:space="preserve">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2899DEF2"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1"/>
                    <a:stretch>
                      <a:fillRect/>
                    </a:stretch>
                  </pic:blipFill>
                  <pic:spPr>
                    <a:xfrm>
                      <a:off x="0" y="0"/>
                      <a:ext cx="4653195" cy="2790411"/>
                    </a:xfrm>
                    <a:prstGeom prst="rect">
                      <a:avLst/>
                    </a:prstGeom>
                  </pic:spPr>
                </pic:pic>
              </a:graphicData>
            </a:graphic>
          </wp:inline>
        </w:drawing>
      </w:r>
    </w:p>
    <w:p w14:paraId="320AB152" w14:textId="77777777" w:rsidR="004874FC" w:rsidRPr="004874FC" w:rsidRDefault="00EA32B2" w:rsidP="004874FC">
      <w:pPr>
        <w:pStyle w:val="NormalWeb"/>
        <w:spacing w:before="60" w:beforeAutospacing="0" w:after="180" w:afterAutospacing="0"/>
        <w:jc w:val="center"/>
        <w:rPr>
          <w:i/>
          <w:iCs/>
        </w:rPr>
      </w:pPr>
      <w:del w:id="1047" w:author="Figures" w:date="2026-08-10T00:00:00Z">
        <w:r>
          <w:rPr>
            <w:rStyle w:val="Emphasis"/>
          </w:rPr>
          <w:delText xml:space="preserve">Figure 1</w:delText>
        </w:r>
      </w:del>
      <w:del w:id="1048" w:author="Figures" w:date="2026-08-10T00:00:00Z">
        <w:r>
          <w:rPr>
            <w:rStyle w:val="Emphasis"/>
          </w:rPr>
          <w:delText xml:space="preserve">6</w:delText>
        </w:r>
      </w:del>
      <w:del w:id="1049" w:author="Figures" w:date="2026-08-10T00:00:00Z">
        <w:r>
          <w:rPr>
            <w:rStyle w:val="Emphasis"/>
          </w:rPr>
          <w:delText xml:space="preserve">.</w:delText>
        </w:r>
      </w:del>
      <w:ins w:id="1050" w:author="Figures" w:date="2026-08-10T00:00:00Z">
        <w:r>
          <w:rPr>
            <w:rStyle w:val="Emphasis"/>
          </w:rPr>
          <w:t xml:space="preserve">Figure 17.</w:t>
        </w:r>
      </w:ins>
      <w:r>
        <w:rPr>
          <w:rStyle w:val="Emphasis"/>
        </w:rPr>
        <w:t xml:space="preserve">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5F417499" w14:textId="77777777" w:rsidR="00DC629F" w:rsidRDefault="00EA32B2">
      <w:pPr>
        <w:pStyle w:val="Heading2"/>
      </w:pPr>
      <w:bookmarkStart w:id="17" w:name="_Toc236641960"/>
      <w:r>
        <w:t>16. Giving a shape depth</w:t>
      </w:r>
      <w:bookmarkEnd w:id="17"/>
    </w:p>
    <w:p w14:paraId="6D22FB4E"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720FC47D"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61F1D1A4"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15045F84" w14:textId="77777777" w:rsidR="006D15A2" w:rsidRDefault="00E77A69">
      <w:pPr>
        <w:pStyle w:val="NormalWeb"/>
        <w:spacing w:beforeAutospacing="0" w:afterAutospacing="0"/>
      </w:pPr>
      <w:r>
        <w:t xml:space="preserve">Both are counted </w:t>
      </w:r>
      <w:proofErr w:type="gramStart"/>
      <w:r>
        <w:t>in</w:t>
      </w:r>
      <w:proofErr w:type="gramEnd"/>
      <w:r>
        <w:t xml:space="preserve">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63D103BF"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2"/>
                    <a:stretch>
                      <a:fillRect/>
                    </a:stretch>
                  </pic:blipFill>
                  <pic:spPr>
                    <a:xfrm>
                      <a:off x="0" y="0"/>
                      <a:ext cx="3791887" cy="2340172"/>
                    </a:xfrm>
                    <a:prstGeom prst="rect">
                      <a:avLst/>
                    </a:prstGeom>
                  </pic:spPr>
                </pic:pic>
              </a:graphicData>
            </a:graphic>
          </wp:inline>
        </w:drawing>
      </w:r>
    </w:p>
    <w:p w14:paraId="6489AA73" w14:textId="77777777" w:rsidR="00DC629F" w:rsidRDefault="00EA32B2">
      <w:pPr>
        <w:pStyle w:val="NormalWeb"/>
        <w:spacing w:before="60" w:beforeAutospacing="0" w:after="180" w:afterAutospacing="0"/>
        <w:jc w:val="center"/>
      </w:pPr>
      <w:del w:id="1045" w:author="Figures" w:date="2026-08-10T00:00:00Z">
        <w:r>
          <w:rPr>
            <w:rStyle w:val="Emphasis"/>
          </w:rPr>
          <w:delText xml:space="preserve">Figure 17.</w:delText>
        </w:r>
      </w:del>
      <w:ins w:id="1046" w:author="Figures" w:date="2026-08-10T00:00:00Z">
        <w:r>
          <w:rPr>
            <w:rStyle w:val="Emphasis"/>
          </w:rPr>
          <w:t xml:space="preserve">Figure 18.</w:t>
        </w:r>
      </w:ins>
      <w:r>
        <w:rPr>
          <w:rStyle w:val="Emphasis"/>
        </w:rPr>
        <w:t xml:space="preserve"> A rectangle selected in 3D, with the Selected Object panel showing its Depth and Base.</w:t>
      </w:r>
    </w:p>
    <w:p w14:paraId="105CE57B" w14:textId="77777777" w:rsidR="00DC629F" w:rsidRDefault="00EA32B2">
      <w:pPr>
        <w:pStyle w:val="Heading2"/>
      </w:pPr>
      <w:bookmarkStart w:id="18" w:name="_Toc236641961"/>
      <w:r>
        <w:t>17. Sloping a top</w:t>
      </w:r>
      <w:bookmarkEnd w:id="18"/>
    </w:p>
    <w:p w14:paraId="56DC6225"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FAE03B3" w14:textId="77777777" w:rsidR="00DC629F" w:rsidRDefault="00EA32B2">
      <w:pPr>
        <w:pStyle w:val="NormalWeb"/>
        <w:spacing w:beforeAutospacing="0" w:afterAutospacing="0"/>
      </w:pPr>
      <w:r>
        <w:t>Because each side is independent, the same control builds several roof shapes:</w:t>
      </w:r>
    </w:p>
    <w:p w14:paraId="31D0D733"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33DC8BF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2EF1F3F9" w14:textId="77777777" w:rsidR="00DC629F" w:rsidRDefault="00EA32B2">
      <w:pPr>
        <w:numPr>
          <w:ilvl w:val="0"/>
          <w:numId w:val="9"/>
        </w:numPr>
        <w:spacing w:before="60" w:after="60"/>
      </w:pPr>
      <w:r>
        <w:t>Keep the angles small and the top stays broad and flat, with only its edges beveled.</w:t>
      </w:r>
    </w:p>
    <w:p w14:paraId="13295341"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336B9624"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416BBF64" w14:textId="77777777" w:rsidR="00482EC2" w:rsidRDefault="00482EC2" w:rsidP="00482EC2">
      <w:pPr>
        <w:pStyle w:val="NormalWeb"/>
        <w:keepNext/>
        <w:spacing w:beforeAutospacing="0" w:afterAutospacing="0"/>
        <w:jc w:val="center"/>
      </w:pPr>
      <w:r>
        <w:rPr>
          <w:noProof/>
        </w:rPr>
        <w:lastRenderedPageBreak/>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3"/>
                    <a:stretch>
                      <a:fillRect/>
                    </a:stretch>
                  </pic:blipFill>
                  <pic:spPr>
                    <a:xfrm>
                      <a:off x="0" y="0"/>
                      <a:ext cx="4773825" cy="1199379"/>
                    </a:xfrm>
                    <a:prstGeom prst="rect">
                      <a:avLst/>
                    </a:prstGeom>
                  </pic:spPr>
                </pic:pic>
              </a:graphicData>
            </a:graphic>
          </wp:inline>
        </w:drawing>
      </w:r>
    </w:p>
    <w:p w14:paraId="5D9A30C6" w14:textId="77777777" w:rsidR="00DC629F" w:rsidRDefault="00EA32B2">
      <w:pPr>
        <w:pStyle w:val="NormalWeb"/>
        <w:spacing w:before="60" w:beforeAutospacing="0" w:after="180" w:afterAutospacing="0"/>
        <w:jc w:val="center"/>
      </w:pPr>
      <w:del w:id="1043" w:author="Figures" w:date="2026-08-10T00:00:00Z">
        <w:r>
          <w:rPr>
            <w:rStyle w:val="Emphasis"/>
          </w:rPr>
          <w:delText xml:space="preserve">Figure 18.</w:delText>
        </w:r>
      </w:del>
      <w:ins w:id="1044" w:author="Figures" w:date="2026-08-10T00:00:00Z">
        <w:r>
          <w:rPr>
            <w:rStyle w:val="Emphasis"/>
          </w:rPr>
          <w:t xml:space="preserve">Figure 19.</w:t>
        </w:r>
      </w:ins>
      <w:r>
        <w:rPr>
          <w:rStyle w:val="Emphasis"/>
        </w:rPr>
        <w:t xml:space="preserve">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7F4E06C6" w14:textId="77777777" w:rsidR="00DC629F" w:rsidRDefault="00EA32B2">
      <w:pPr>
        <w:pStyle w:val="Heading2"/>
      </w:pPr>
      <w:bookmarkStart w:id="19" w:name="_Toc236641962"/>
      <w:r>
        <w:t>18. The Part tool</w:t>
      </w:r>
      <w:bookmarkEnd w:id="19"/>
    </w:p>
    <w:p w14:paraId="6F66DAE1"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57E7DACE" w14:textId="77777777" w:rsidR="006D15A2" w:rsidRDefault="006D15A2">
      <w:pPr>
        <w:pStyle w:val="NormalWeb"/>
        <w:spacing w:before="60" w:beforeAutospacing="0" w:after="0" w:afterAutospacing="0"/>
        <w:jc w:val="center"/>
      </w:pPr>
    </w:p>
    <w:p w14:paraId="74C1EE6B" w14:textId="77777777" w:rsidR="006D15A2" w:rsidRDefault="00E77A69">
      <w:pPr>
        <w:pStyle w:val="NormalWeb"/>
        <w:spacing w:before="60" w:beforeAutospacing="0" w:after="180" w:afterAutospacing="0"/>
        <w:jc w:val="center"/>
      </w:pPr>
      <w:del w:id="1041" w:author="Figures" w:date="2026-08-10T00:00:00Z">
        <w:r>
          <w:rPr>
            <w:rStyle w:val="Emphasis"/>
          </w:rPr>
          <w:delText xml:space="preserve">Figure 19.</w:delText>
        </w:r>
      </w:del>
      <w:ins w:id="1042" w:author="Figures" w:date="2026-08-10T00:00:00Z">
        <w:r>
          <w:rPr>
            <w:rStyle w:val="Emphasis"/>
          </w:rPr>
          <w:t xml:space="preserve">Figure 20.</w:t>
        </w:r>
      </w:ins>
      <w:r>
        <w:rPr>
          <w:rStyle w:val="Emphasis"/>
        </w:rPr>
        <w:t xml:space="preserve"> The Part menu, with the seven LEGO parts the Part tool places.</w:t>
      </w:r>
    </w:p>
    <w:p w14:paraId="4EE47A0D"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4"/>
                    <a:stretch>
                      <a:fillRect/>
                    </a:stretch>
                  </pic:blipFill>
                  <pic:spPr>
                    <a:xfrm>
                      <a:off x="0" y="0"/>
                      <a:ext cx="4556115" cy="1811633"/>
                    </a:xfrm>
                    <a:prstGeom prst="rect">
                      <a:avLst/>
                    </a:prstGeom>
                  </pic:spPr>
                </pic:pic>
              </a:graphicData>
            </a:graphic>
          </wp:inline>
        </w:drawing>
      </w:r>
    </w:p>
    <w:p w14:paraId="2E2B363E" w14:textId="77777777" w:rsidR="00DC629F" w:rsidRDefault="00EA32B2">
      <w:pPr>
        <w:pStyle w:val="NormalWeb"/>
        <w:spacing w:before="60" w:beforeAutospacing="0" w:after="180" w:afterAutospacing="0"/>
        <w:jc w:val="center"/>
      </w:pPr>
      <w:del w:id="1037" w:author="Figures" w:date="2026-08-10T00:00:00Z">
        <w:r>
          <w:rPr>
            <w:rStyle w:val="Emphasis"/>
          </w:rPr>
          <w:delText xml:space="preserve">Figure </w:delText>
        </w:r>
      </w:del>
      <w:del w:id="1038" w:author="Figures" w:date="2026-08-10T00:00:00Z">
        <w:r>
          <w:rPr>
            <w:rStyle w:val="Emphasis"/>
          </w:rPr>
          <w:delText xml:space="preserve">20</w:delText>
        </w:r>
      </w:del>
      <w:del w:id="1039" w:author="Figures" w:date="2026-08-10T00:00:00Z">
        <w:r>
          <w:rPr>
            <w:rStyle w:val="Emphasis"/>
          </w:rPr>
          <w:delText xml:space="preserve">.</w:delText>
        </w:r>
      </w:del>
      <w:ins w:id="1040" w:author="Figures" w:date="2026-08-10T00:00:00Z">
        <w:r>
          <w:rPr>
            <w:rStyle w:val="Emphasis"/>
          </w:rPr>
          <w:t xml:space="preserve">Figure 21.</w:t>
        </w:r>
      </w:ins>
      <w:r>
        <w:rPr>
          <w:rStyle w:val="Emphasis"/>
        </w:rPr>
        <w:t xml:space="preserve"> The Part tool and its Brick size panel: Columns, Rows, Depth, Fit, </w:t>
      </w:r>
      <w:r>
        <w:rPr>
          <w:rStyle w:val="Emphasis"/>
        </w:rPr>
        <w:br/>
        <w:t>Slope, and Base, with the Studs, Sockets, and Inverted checkboxes.</w:t>
      </w:r>
    </w:p>
    <w:p w14:paraId="4ACCA31E"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279A9163"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6FC8547C" w14:textId="77777777" w:rsidR="00DC629F" w:rsidRDefault="00EA32B2">
      <w:pPr>
        <w:numPr>
          <w:ilvl w:val="0"/>
          <w:numId w:val="21"/>
        </w:numPr>
        <w:spacing w:before="60" w:after="60"/>
      </w:pPr>
      <w:r>
        <w:rPr>
          <w:i/>
        </w:rPr>
        <w:t>Depth</w:t>
      </w:r>
      <w:r>
        <w:t xml:space="preserve"> sets the brick's height, in plates: 3 is one brick tall.</w:t>
      </w:r>
    </w:p>
    <w:p w14:paraId="735E0ADC"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9D396D3"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454E151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5F8ADCC1"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6D43BF10"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5B05B8AE" w14:textId="77777777" w:rsidR="00DC629F" w:rsidRDefault="00EA32B2">
      <w:pPr>
        <w:numPr>
          <w:ilvl w:val="0"/>
          <w:numId w:val="21"/>
        </w:numPr>
        <w:spacing w:before="60" w:after="60"/>
      </w:pPr>
      <w:r>
        <w:rPr>
          <w:i/>
        </w:rPr>
        <w:lastRenderedPageBreak/>
        <w:t>Base</w:t>
      </w:r>
      <w:r>
        <w:t xml:space="preserve"> lifts the brick above the printer bed, so one brick can sit on top of another. Zero rests it on the bed.</w:t>
      </w:r>
    </w:p>
    <w:p w14:paraId="058ACC66"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38D008B9"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1FEB665E" w14:textId="77777777" w:rsidR="00DC629F" w:rsidRDefault="00EA32B2">
      <w:pPr>
        <w:pStyle w:val="Heading2"/>
      </w:pPr>
      <w:bookmarkStart w:id="20" w:name="_Toc236641963"/>
      <w:r>
        <w:t>19. Previewing in 3D</w:t>
      </w:r>
      <w:bookmarkEnd w:id="20"/>
    </w:p>
    <w:p w14:paraId="24C2F0BA"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599DB79"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5"/>
                    <a:stretch>
                      <a:fillRect/>
                    </a:stretch>
                  </pic:blipFill>
                  <pic:spPr>
                    <a:xfrm>
                      <a:off x="0" y="0"/>
                      <a:ext cx="2855953" cy="1571227"/>
                    </a:xfrm>
                    <a:prstGeom prst="rect">
                      <a:avLst/>
                    </a:prstGeom>
                  </pic:spPr>
                </pic:pic>
              </a:graphicData>
            </a:graphic>
          </wp:inline>
        </w:drawing>
      </w:r>
    </w:p>
    <w:p w14:paraId="5A858ADF" w14:textId="77777777" w:rsidR="00DC629F" w:rsidRDefault="00EA32B2">
      <w:pPr>
        <w:pStyle w:val="NormalWeb"/>
        <w:spacing w:before="60" w:beforeAutospacing="0" w:after="180" w:afterAutospacing="0"/>
        <w:jc w:val="center"/>
      </w:pPr>
      <w:del w:id="1033" w:author="Figures" w:date="2026-08-10T00:00:00Z">
        <w:r>
          <w:rPr>
            <w:rStyle w:val="Emphasis"/>
          </w:rPr>
          <w:delText xml:space="preserve">Figure </w:delText>
        </w:r>
      </w:del>
      <w:del w:id="1034" w:author="Figures" w:date="2026-08-10T00:00:00Z">
        <w:r>
          <w:rPr>
            <w:rStyle w:val="Emphasis"/>
          </w:rPr>
          <w:delText xml:space="preserve">21</w:delText>
        </w:r>
      </w:del>
      <w:del w:id="1035" w:author="Figures" w:date="2026-08-10T00:00:00Z">
        <w:r>
          <w:rPr>
            <w:rStyle w:val="Emphasis"/>
          </w:rPr>
          <w:delText xml:space="preserve">.</w:delText>
        </w:r>
      </w:del>
      <w:ins w:id="1036" w:author="Figures" w:date="2026-08-10T00:00:00Z">
        <w:r>
          <w:rPr>
            <w:rStyle w:val="Emphasis"/>
          </w:rPr>
          <w:t xml:space="preserve">Figure 22.</w:t>
        </w:r>
      </w:ins>
      <w:r>
        <w:rPr>
          <w:rStyle w:val="Emphasis"/>
        </w:rPr>
        <w:t xml:space="preserve"> The 3D View, showing a rotatable model resting on the build plate.</w:t>
      </w:r>
    </w:p>
    <w:p w14:paraId="502D65A7"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78A18CEF"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6"/>
                    <a:stretch>
                      <a:fillRect/>
                    </a:stretch>
                  </pic:blipFill>
                  <pic:spPr>
                    <a:xfrm>
                      <a:off x="0" y="0"/>
                      <a:ext cx="2263319" cy="2350836"/>
                    </a:xfrm>
                    <a:prstGeom prst="rect">
                      <a:avLst/>
                    </a:prstGeom>
                  </pic:spPr>
                </pic:pic>
              </a:graphicData>
            </a:graphic>
          </wp:inline>
        </w:drawing>
      </w:r>
    </w:p>
    <w:p w14:paraId="68A8A1C9" w14:textId="77777777" w:rsidR="00FA0A4D" w:rsidRDefault="00FA0A4D" w:rsidP="00FA0A4D">
      <w:pPr>
        <w:pStyle w:val="NormalWeb"/>
        <w:spacing w:before="60" w:beforeAutospacing="0" w:after="180" w:afterAutospacing="0"/>
        <w:jc w:val="center"/>
      </w:pPr>
      <w:del w:id="1031" w:author="Figures" w:date="2026-08-10T00:00:00Z">
        <w:r>
          <w:rPr>
            <w:rStyle w:val="Emphasis"/>
          </w:rPr>
          <w:delText xml:space="preserve">Figure 22.</w:delText>
        </w:r>
      </w:del>
      <w:ins w:id="1032" w:author="Figures" w:date="2026-08-10T00:00:00Z">
        <w:r>
          <w:rPr>
            <w:rStyle w:val="Emphasis"/>
          </w:rPr>
          <w:t xml:space="preserve">Figure 23.</w:t>
        </w:r>
      </w:ins>
      <w:r>
        <w:rPr>
          <w:rStyle w:val="Emphasis"/>
        </w:rPr>
        <w:t xml:space="preserve"> The build plate outline over a design that runs off the printer bed.</w:t>
      </w:r>
    </w:p>
    <w:p w14:paraId="28538AB1" w14:textId="77777777" w:rsidR="00FA0A4D" w:rsidRDefault="00FA0A4D">
      <w:pPr>
        <w:pStyle w:val="NormalWeb"/>
        <w:spacing w:beforeAutospacing="0" w:afterAutospacing="0"/>
      </w:pPr>
    </w:p>
    <w:p w14:paraId="27FC66A5" w14:textId="77777777" w:rsidR="006D15A2" w:rsidRDefault="00E77A69" w:rsidP="00FA0A4D">
      <w:pPr>
        <w:pStyle w:val="NormalWeb"/>
        <w:spacing w:beforeAutospacing="0" w:afterAutospacing="0"/>
      </w:pPr>
      <w:r>
        <w:t xml:space="preserve">Nothing is exported below the plate. A 3D printer has no room beneath its bed, so when any part of a design would sit below zero — as the mirrored half of a figure does, since it reaches behind the backdrop — the whole </w:t>
      </w:r>
      <w:proofErr w:type="gramStart"/>
      <w:r>
        <w:t>build</w:t>
      </w:r>
      <w:proofErr w:type="gramEnd"/>
      <w:r>
        <w:t xml:space="preserve"> is raised until its lowest point rests on the plate. Every piece moves by the same amount, so the parts keep their positions relative to one another.</w:t>
      </w:r>
    </w:p>
    <w:p w14:paraId="18FA8037" w14:textId="77777777" w:rsidR="00DC629F" w:rsidRDefault="00EA32B2">
      <w:pPr>
        <w:pStyle w:val="Heading2"/>
      </w:pPr>
      <w:bookmarkStart w:id="21" w:name="_Toc236641964"/>
      <w:r>
        <w:t xml:space="preserve">20. Marking a </w:t>
      </w:r>
      <w:r w:rsidR="004874FC">
        <w:t>S</w:t>
      </w:r>
      <w:r>
        <w:t>hape as a Hole or a Guide</w:t>
      </w:r>
      <w:bookmarkEnd w:id="21"/>
    </w:p>
    <w:p w14:paraId="5D158144"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1D0CEBE4"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7"/>
                    <a:stretch>
                      <a:fillRect/>
                    </a:stretch>
                  </pic:blipFill>
                  <pic:spPr>
                    <a:xfrm>
                      <a:off x="0" y="0"/>
                      <a:ext cx="4641026" cy="1989629"/>
                    </a:xfrm>
                    <a:prstGeom prst="rect">
                      <a:avLst/>
                    </a:prstGeom>
                  </pic:spPr>
                </pic:pic>
              </a:graphicData>
            </a:graphic>
          </wp:inline>
        </w:drawing>
      </w:r>
    </w:p>
    <w:p w14:paraId="13C249AC" w14:textId="77777777" w:rsidR="00DC629F" w:rsidRDefault="00EA32B2">
      <w:pPr>
        <w:pStyle w:val="NormalWeb"/>
        <w:spacing w:before="60" w:beforeAutospacing="0" w:after="180" w:afterAutospacing="0"/>
        <w:jc w:val="center"/>
        <w:rPr>
          <w:rStyle w:val="Emphasis"/>
        </w:rPr>
      </w:pPr>
      <w:del w:id="1027" w:author="Figures" w:date="2026-08-10T00:00:00Z">
        <w:r>
          <w:rPr>
            <w:rStyle w:val="Emphasis"/>
          </w:rPr>
          <w:delText xml:space="preserve">Figure </w:delText>
        </w:r>
      </w:del>
      <w:del w:id="1028" w:author="Figures" w:date="2026-08-10T00:00:00Z">
        <w:r>
          <w:rPr>
            <w:rStyle w:val="Emphasis"/>
          </w:rPr>
          <w:delText xml:space="preserve">23</w:delText>
        </w:r>
      </w:del>
      <w:del w:id="1029" w:author="Figures" w:date="2026-08-10T00:00:00Z">
        <w:r>
          <w:rPr>
            <w:rStyle w:val="Emphasis"/>
          </w:rPr>
          <w:delText xml:space="preserve">.</w:delText>
        </w:r>
      </w:del>
      <w:ins w:id="1030" w:author="Figures" w:date="2026-08-10T00:00:00Z">
        <w:r>
          <w:rPr>
            <w:rStyle w:val="Emphasis"/>
          </w:rPr>
          <w:t xml:space="preserve">Figure 24.</w:t>
        </w:r>
      </w:ins>
      <w:r>
        <w:rPr>
          <w:rStyle w:val="Emphasis"/>
        </w:rPr>
        <w:t xml:space="preserve"> A shape with the Hole toggle checked, drawn as a blue dotted outline over a solid.</w:t>
      </w:r>
    </w:p>
    <w:p w14:paraId="1F90F5AC"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172D8514"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8"/>
                    <a:stretch>
                      <a:fillRect/>
                    </a:stretch>
                  </pic:blipFill>
                  <pic:spPr>
                    <a:xfrm>
                      <a:off x="0" y="0"/>
                      <a:ext cx="1082394" cy="1141704"/>
                    </a:xfrm>
                    <a:prstGeom prst="rect">
                      <a:avLst/>
                    </a:prstGeom>
                  </pic:spPr>
                </pic:pic>
              </a:graphicData>
            </a:graphic>
          </wp:inline>
        </w:drawing>
      </w:r>
    </w:p>
    <w:p w14:paraId="48570F94" w14:textId="77777777" w:rsidR="004874FC" w:rsidRPr="004874FC" w:rsidRDefault="004874FC" w:rsidP="004874FC">
      <w:pPr>
        <w:pStyle w:val="NormalWeb"/>
        <w:spacing w:before="60" w:beforeAutospacing="0" w:after="180" w:afterAutospacing="0"/>
        <w:jc w:val="center"/>
        <w:rPr>
          <w:i/>
          <w:iCs/>
        </w:rPr>
      </w:pPr>
      <w:del w:id="1025" w:author="Figures" w:date="2026-08-10T00:00:00Z">
        <w:r>
          <w:rPr>
            <w:rStyle w:val="Emphasis"/>
          </w:rPr>
          <w:delText xml:space="preserve">Figure 24.</w:delText>
        </w:r>
      </w:del>
      <w:ins w:id="1026" w:author="Figures" w:date="2026-08-10T00:00:00Z">
        <w:r>
          <w:rPr>
            <w:rStyle w:val="Emphasis"/>
          </w:rPr>
          <w:t xml:space="preserve">Figure 25.</w:t>
        </w:r>
      </w:ins>
      <w:r>
        <w:rPr>
          <w:rStyle w:val="Emphasis"/>
        </w:rPr>
        <w:t xml:space="preserve"> The effect of combining a hole with a solid rendered in the 3D Viewer.</w:t>
      </w:r>
    </w:p>
    <w:p w14:paraId="4EFD8D43" w14:textId="77777777" w:rsidR="006D15A2" w:rsidRDefault="00E77A69">
      <w:pPr>
        <w:pStyle w:val="NormalWeb"/>
        <w:spacing w:beforeAutospacing="0" w:afterAutospacing="0"/>
      </w:pPr>
      <w:r>
        <w:t xml:space="preserve">A shape can also be marked a </w:t>
      </w:r>
      <w:r>
        <w:rPr>
          <w:i/>
        </w:rPr>
        <w:t>Guide</w:t>
      </w:r>
      <w:r>
        <w:t xml:space="preserve">. Where a Hole says take material away, a Guide says this was never material: it is scaffolding to build against. A guide is drawn on the plan as a pale dashed </w:t>
      </w:r>
      <w:proofErr w:type="gramStart"/>
      <w:r>
        <w:t>outline, and</w:t>
      </w:r>
      <w:proofErr w:type="gramEnd"/>
      <w:r>
        <w:t xml:space="preserve"> shows pale in the 3D view behind whatever is placed inside it, but it is never exported to STL and is never sent to the die cutter. Holding the massed shape of an animal in view as a guide, and building the real parts inside </w:t>
      </w:r>
      <w:proofErr w:type="gramStart"/>
      <w:r>
        <w:t>it,</w:t>
      </w:r>
      <w:proofErr w:type="gramEnd"/>
      <w:r>
        <w:t xml:space="preserve"> is the usual way a figure is begun. Solid, Hole, and Guide are the three roles a shape can take in the 3D build, and each is set by a checkbox in the shape’s details.</w:t>
      </w:r>
    </w:p>
    <w:p w14:paraId="70211DC7" w14:textId="77777777" w:rsidR="006D15A2" w:rsidRDefault="00FA0A4D">
      <w:pPr>
        <w:pStyle w:val="NormalWeb"/>
        <w:spacing w:before="60" w:beforeAutospacing="0" w:after="0" w:afterAutospacing="0"/>
        <w:jc w:val="center"/>
      </w:pPr>
      <w:r>
        <w:rPr>
          <w:noProof/>
        </w:rPr>
        <w:lastRenderedPageBreak/>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39"/>
                    <a:stretch>
                      <a:fillRect/>
                    </a:stretch>
                  </pic:blipFill>
                  <pic:spPr>
                    <a:xfrm>
                      <a:off x="0" y="0"/>
                      <a:ext cx="4872310" cy="1308218"/>
                    </a:xfrm>
                    <a:prstGeom prst="rect">
                      <a:avLst/>
                    </a:prstGeom>
                  </pic:spPr>
                </pic:pic>
              </a:graphicData>
            </a:graphic>
          </wp:inline>
        </w:drawing>
      </w:r>
    </w:p>
    <w:p w14:paraId="41803E59" w14:textId="77777777" w:rsidR="006D15A2" w:rsidRDefault="00E77A69">
      <w:pPr>
        <w:pStyle w:val="NormalWeb"/>
        <w:spacing w:before="60" w:beforeAutospacing="0" w:after="180" w:afterAutospacing="0"/>
        <w:jc w:val="center"/>
      </w:pPr>
      <w:del w:id="1023" w:author="Figures" w:date="2026-08-10T00:00:00Z">
        <w:r>
          <w:rPr>
            <w:rStyle w:val="Emphasis"/>
          </w:rPr>
          <w:delText xml:space="preserve">Figure 25.</w:delText>
        </w:r>
      </w:del>
      <w:ins w:id="1024" w:author="Figures" w:date="2026-08-10T00:00:00Z">
        <w:r>
          <w:rPr>
            <w:rStyle w:val="Emphasis"/>
          </w:rPr>
          <w:t xml:space="preserve">Figure 26.</w:t>
        </w:r>
      </w:ins>
      <w:r>
        <w:rPr>
          <w:rStyle w:val="Emphasis"/>
        </w:rPr>
        <w:t xml:space="preserve"> A shape marked Guide, with the real parts built inside it.</w:t>
      </w:r>
    </w:p>
    <w:p w14:paraId="6FE4BB43" w14:textId="77777777" w:rsidR="00DC629F" w:rsidRDefault="00EA32B2">
      <w:pPr>
        <w:pStyle w:val="Heading2"/>
      </w:pPr>
      <w:bookmarkStart w:id="22" w:name="_Toc236641965"/>
      <w:r>
        <w:t>21. 3D bars</w:t>
      </w:r>
      <w:bookmarkEnd w:id="22"/>
    </w:p>
    <w:p w14:paraId="34F0FED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C6E3223"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4A8637FD"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0"/>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1"/>
                    <a:stretch>
                      <a:fillRect/>
                    </a:stretch>
                  </pic:blipFill>
                  <pic:spPr>
                    <a:xfrm>
                      <a:off x="0" y="0"/>
                      <a:ext cx="1604223" cy="1289971"/>
                    </a:xfrm>
                    <a:prstGeom prst="rect">
                      <a:avLst/>
                    </a:prstGeom>
                  </pic:spPr>
                </pic:pic>
              </a:graphicData>
            </a:graphic>
          </wp:inline>
        </w:drawing>
      </w:r>
    </w:p>
    <w:p w14:paraId="1A1EC57F" w14:textId="77777777" w:rsidR="00DC629F" w:rsidRDefault="00EA32B2">
      <w:pPr>
        <w:pStyle w:val="NormalWeb"/>
        <w:spacing w:before="60" w:beforeAutospacing="0" w:after="180" w:afterAutospacing="0"/>
        <w:jc w:val="center"/>
      </w:pPr>
      <w:del w:id="1021" w:author="Figures" w:date="2026-08-10T00:00:00Z">
        <w:r>
          <w:rPr>
            <w:rStyle w:val="Emphasis"/>
          </w:rPr>
          <w:delText xml:space="preserve">Figure 26.</w:delText>
        </w:r>
      </w:del>
      <w:ins w:id="1022" w:author="Figures" w:date="2026-08-10T00:00:00Z">
        <w:r>
          <w:rPr>
            <w:rStyle w:val="Emphasis"/>
          </w:rPr>
          <w:t xml:space="preserve">Figure 27.</w:t>
        </w:r>
      </w:ins>
      <w:r>
        <w:rPr>
          <w:rStyle w:val="Emphasis"/>
        </w:rPr>
        <w:t xml:space="preserve">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98B51C9" w14:textId="77777777" w:rsidR="00DC629F" w:rsidRDefault="00EA32B2">
      <w:pPr>
        <w:pStyle w:val="Heading2"/>
      </w:pPr>
      <w:bookmarkStart w:id="23" w:name="_Toc236641966"/>
      <w:r>
        <w:t>22. Grouping pieces</w:t>
      </w:r>
      <w:bookmarkEnd w:id="23"/>
    </w:p>
    <w:p w14:paraId="60CD4BC8"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3EE12799"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5EB900A8"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A5B1255" w14:textId="77777777" w:rsidR="004874FC" w:rsidRDefault="004874FC" w:rsidP="004874FC">
      <w:pPr>
        <w:pStyle w:val="NormalWeb"/>
        <w:keepNext/>
        <w:spacing w:beforeAutospacing="0" w:afterAutospacing="0"/>
        <w:jc w:val="center"/>
      </w:pPr>
      <w:r>
        <w:rPr>
          <w:noProof/>
        </w:rPr>
        <w:lastRenderedPageBreak/>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2"/>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3"/>
                    <a:stretch>
                      <a:fillRect/>
                    </a:stretch>
                  </pic:blipFill>
                  <pic:spPr>
                    <a:xfrm>
                      <a:off x="0" y="0"/>
                      <a:ext cx="984714" cy="1392574"/>
                    </a:xfrm>
                    <a:prstGeom prst="rect">
                      <a:avLst/>
                    </a:prstGeom>
                  </pic:spPr>
                </pic:pic>
              </a:graphicData>
            </a:graphic>
          </wp:inline>
        </w:drawing>
      </w:r>
    </w:p>
    <w:p w14:paraId="12DB36E6" w14:textId="77777777" w:rsidR="004874FC" w:rsidRDefault="00EA32B2">
      <w:pPr>
        <w:pStyle w:val="NormalWeb"/>
        <w:spacing w:before="60" w:beforeAutospacing="0" w:after="180" w:afterAutospacing="0"/>
        <w:jc w:val="center"/>
        <w:rPr>
          <w:rStyle w:val="Emphasis"/>
        </w:rPr>
      </w:pPr>
      <w:del w:id="1019" w:author="Figures" w:date="2026-08-10T00:00:00Z">
        <w:r>
          <w:rPr>
            <w:rStyle w:val="Emphasis"/>
          </w:rPr>
          <w:delText xml:space="preserve">Figure 27.</w:delText>
        </w:r>
      </w:del>
      <w:ins w:id="1020" w:author="Figures" w:date="2026-08-10T00:00:00Z">
        <w:r>
          <w:rPr>
            <w:rStyle w:val="Emphasis"/>
          </w:rPr>
          <w:t xml:space="preserve">Figure 28.</w:t>
        </w:r>
      </w:ins>
      <w:r>
        <w:rPr>
          <w:rStyle w:val="Emphasis"/>
        </w:rPr>
        <w:t xml:space="preserve">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ED5DE4E" w14:textId="77777777" w:rsidR="00DC629F" w:rsidRDefault="00EA32B2">
      <w:pPr>
        <w:pStyle w:val="Heading2"/>
      </w:pPr>
      <w:bookmarkStart w:id="24" w:name="_Toc236641967"/>
      <w:r>
        <w:t>23. Combining in 3D</w:t>
      </w:r>
      <w:bookmarkEnd w:id="24"/>
    </w:p>
    <w:p w14:paraId="6DBE64D9"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3C2FC541"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0FAF2229" w14:textId="77777777" w:rsidR="00DC629F" w:rsidRDefault="00EA32B2">
      <w:pPr>
        <w:numPr>
          <w:ilvl w:val="0"/>
          <w:numId w:val="9"/>
        </w:numPr>
        <w:spacing w:before="60" w:after="60"/>
      </w:pPr>
      <w:r>
        <w:rPr>
          <w:i/>
        </w:rPr>
        <w:t>Intersect</w:t>
      </w:r>
      <w:r>
        <w:t xml:space="preserve"> — keep only the region where all the selected pieces overlap.</w:t>
      </w:r>
    </w:p>
    <w:p w14:paraId="4CBE46AD"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3AAA3523"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pPr>
        <w:keepNext/>
        <w:keepLines/>
        <w:spacing w:before="120" w:after="0"/>
        <w:jc w:val="center"/>
        <w:rPr>
          <w:ins w:id="5510" w:author="Figures" w:date="2026-08-10T00:00:00Z"/>
        </w:rPr>
      </w:pPr>
      <w:ins w:id="5010" w:author="Figures" w:date="2026-08-10T00:00:00Z">
        <w:r>
          <w:rPr>
            <w:noProof/>
          </w:rPr>
          <w:drawing>
            <wp:inline distT="0" distB="0" distL="0" distR="0">
              <wp:extent cx="2194560" cy="2155371"/>
              <wp:effectExtent l="0" t="0" r="0" b="0"/>
              <wp:docPr id="2201" name="Figure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 name="Figure2201.png"/>
                      <pic:cNvPicPr/>
                    </pic:nvPicPr>
                    <pic:blipFill>
                      <a:blip r:embed="rId59"/>
                      <a:stretch>
                        <a:fillRect/>
                      </a:stretch>
                    </pic:blipFill>
                    <pic:spPr>
                      <a:xfrm>
                        <a:off x="0" y="0"/>
                        <a:ext cx="2194560" cy="2155371"/>
                      </a:xfrm>
                      <a:prstGeom prst="rect">
                        <a:avLst/>
                      </a:prstGeom>
                    </pic:spPr>
                  </pic:pic>
                </a:graphicData>
              </a:graphic>
            </wp:inline>
          </w:drawing>
        </w:r>
      </w:ins>
    </w:p>
    <w:p>
      <w:pPr>
        <w:spacing w:before="60" w:after="120"/>
        <w:jc w:val="center"/>
        <w:rPr>
          <w:ins w:id="5515" w:author="Figures" w:date="2026-08-10T00:00:00Z"/>
        </w:rPr>
      </w:pPr>
      <w:ins w:id="5015" w:author="Figures" w:date="2026-08-10T00:00:00Z">
        <w:r>
          <w:rPr>
            <w:i/>
            <w:iCs/>
          </w:rPr>
          <w:t xml:space="preserve">Figure 29. The Combine menu in 3D offers Union and Intersect; carving is done by marking a shape as a Hole.</w:t>
        </w:r>
      </w:ins>
    </w:p>
    <w:p w14:paraId="2EC554D6" w14:textId="77777777" w:rsidR="00DC629F" w:rsidRDefault="00EA32B2">
      <w:pPr>
        <w:pStyle w:val="Heading2"/>
      </w:pPr>
      <w:bookmarkStart w:id="25" w:name="_Toc236641968"/>
      <w:r>
        <w:t>24. Seeing a hole before you combine</w:t>
      </w:r>
      <w:bookmarkEnd w:id="25"/>
    </w:p>
    <w:p w14:paraId="63545667"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3583A441" w14:textId="77777777" w:rsidR="00DC629F" w:rsidRDefault="00EA32B2">
      <w:pPr>
        <w:pStyle w:val="Heading2"/>
      </w:pPr>
      <w:bookmarkStart w:id="26" w:name="_Toc236641969"/>
      <w:r>
        <w:t>25. Building a curved, tapering part</w:t>
      </w:r>
      <w:bookmarkEnd w:id="26"/>
    </w:p>
    <w:p w14:paraId="16412E9A"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5DA58D61"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w:t>
      </w:r>
      <w:r>
        <w:lastRenderedPageBreak/>
        <w:t>degrees off vertical and finishes hanging straight down turns through some 60 degrees, which cannot be mistaken for a lean.</w:t>
      </w:r>
    </w:p>
    <w:p w14:paraId="332DAE5C"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7A86DD61"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22E7C9E7"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39598B"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002CECF0" w14:textId="77777777" w:rsidR="00DC629F" w:rsidRDefault="00EA32B2">
      <w:pPr>
        <w:pStyle w:val="Heading2"/>
      </w:pPr>
      <w:bookmarkStart w:id="27" w:name="_Toc236641970"/>
      <w:r>
        <w:t xml:space="preserve">26. Saving for the </w:t>
      </w:r>
      <w:r w:rsidR="00F21931">
        <w:t>3D P</w:t>
      </w:r>
      <w:r>
        <w:t>rinter</w:t>
      </w:r>
      <w:bookmarkEnd w:id="27"/>
    </w:p>
    <w:p w14:paraId="568A5295"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138EFC18" w14:textId="77777777" w:rsidR="006D15A2" w:rsidRDefault="00E77A69">
      <w:pPr>
        <w:pStyle w:val="Heading1"/>
        <w:jc w:val="center"/>
        <w:rPr>
          <w:rFonts w:eastAsia="Times New Roman"/>
        </w:rPr>
      </w:pPr>
      <w:r>
        <w:br w:type="page"/>
      </w:r>
      <w:bookmarkStart w:id="28" w:name="_Toc236641971"/>
      <w:r>
        <w:rPr>
          <w:rFonts w:eastAsia="Times New Roman"/>
        </w:rPr>
        <w:lastRenderedPageBreak/>
        <w:t>Part 3. From a Mosaic to a Printed Figure</w:t>
      </w:r>
      <w:bookmarkEnd w:id="28"/>
    </w:p>
    <w:p w14:paraId="6F69DE09" w14:textId="77777777" w:rsidR="006D15A2" w:rsidRDefault="00E77A69">
      <w:pPr>
        <w:pStyle w:val="Heading2"/>
      </w:pPr>
      <w:bookmarkStart w:id="29" w:name="_Toc236641972"/>
      <w:r>
        <w:t>27. Opening a mosaic</w:t>
      </w:r>
      <w:bookmarkEnd w:id="29"/>
    </w:p>
    <w:p w14:paraId="4B77FDC0"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554E799A"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w:t>
      </w:r>
      <w:proofErr w:type="gramStart"/>
      <w:r>
        <w:t>opened</w:t>
      </w:r>
      <w:proofErr w:type="gramEnd"/>
      <w:r>
        <w:t>. What arrives depends on the work done in Mosaic:</w:t>
      </w:r>
    </w:p>
    <w:p w14:paraId="3E9BF465"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w:t>
      </w:r>
      <w:proofErr w:type="gramStart"/>
      <w:r>
        <w:t>, the</w:t>
      </w:r>
      <w:proofErr w:type="gramEnd"/>
      <w:r>
        <w:t xml:space="preserve"> frame around the picture. Each arrives in Studio as a part carrying that name, and the name identifies it everywhere in the app</w:t>
      </w:r>
      <w:r w:rsidR="00FA0A4D">
        <w:t>lication</w:t>
      </w:r>
      <w:r>
        <w:t xml:space="preserve"> afterwards.</w:t>
      </w:r>
    </w:p>
    <w:p w14:paraId="7FFB8C4C"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704235FE" w14:textId="77777777" w:rsidR="006D15A2" w:rsidRDefault="00E77A69" w:rsidP="00B172B2">
      <w:pPr>
        <w:numPr>
          <w:ilvl w:val="0"/>
          <w:numId w:val="32"/>
        </w:numPr>
        <w:spacing w:before="60" w:after="60"/>
      </w:pPr>
      <w:r>
        <w:t>Tiles in no mass arrive as background pieces, so nothing in the mosaic quietly disappears.</w:t>
      </w:r>
    </w:p>
    <w:p w14:paraId="371E512D" w14:textId="77777777" w:rsidR="00F26A1A" w:rsidRDefault="005104D4">
      <w:pPr>
        <w:numPr>
          <w:ilvl w:val="0"/>
          <w:numId w:val="32"/>
        </w:numPr>
        <w:spacing w:before="60" w:after="60"/>
      </w:pPr>
      <w:r>
        <w:t>Each part keeps the color of its tiles: on the flat plan every tile shows its own color, so eyes, a beak or a muzzle read where they were drawn, while in the 3D view and in the exported model the part takes the commonest of them, because it extrudes as a single solid.</w:t>
      </w:r>
    </w:p>
    <w:p w14:paraId="211D0796"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71B8CFF8" w14:textId="77777777" w:rsidR="006D15A2" w:rsidRDefault="00E77A69">
      <w:pPr>
        <w:pStyle w:val="NormalWeb"/>
        <w:spacing w:beforeAutospacing="0" w:afterAutospacing="0"/>
      </w:pPr>
      <w:proofErr w:type="gramStart"/>
      <w:r>
        <w:t>An</w:t>
      </w:r>
      <w:proofErr w:type="gramEnd"/>
      <w:r>
        <w:t xml:space="preserve"> imported part is a three-dimensional object only. Its outline is a staircase of tile edges rather than a drawn path, so it is never sent to the die cutter.</w:t>
      </w:r>
    </w:p>
    <w:p w14:paraId="5A0F4C10"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4"/>
                    <a:stretch>
                      <a:fillRect/>
                    </a:stretch>
                  </pic:blipFill>
                  <pic:spPr>
                    <a:xfrm>
                      <a:off x="0" y="0"/>
                      <a:ext cx="6134430" cy="3668747"/>
                    </a:xfrm>
                    <a:prstGeom prst="rect">
                      <a:avLst/>
                    </a:prstGeom>
                  </pic:spPr>
                </pic:pic>
              </a:graphicData>
            </a:graphic>
          </wp:inline>
        </w:drawing>
      </w:r>
    </w:p>
    <w:p w14:paraId="17E5DC1B" w14:textId="77777777" w:rsidR="006D15A2" w:rsidRDefault="00E77A69">
      <w:pPr>
        <w:pStyle w:val="NormalWeb"/>
        <w:spacing w:before="60" w:beforeAutospacing="0" w:after="180" w:afterAutospacing="0"/>
        <w:jc w:val="center"/>
      </w:pPr>
      <w:del w:id="1017" w:author="Figures" w:date="2026-08-10T00:00:00Z">
        <w:r>
          <w:rPr>
            <w:rStyle w:val="Emphasis"/>
          </w:rPr>
          <w:delText xml:space="preserve">Figure 28.</w:delText>
        </w:r>
      </w:del>
      <w:ins w:id="1018" w:author="Figures" w:date="2026-08-10T00:00:00Z">
        <w:r>
          <w:rPr>
            <w:rStyle w:val="Emphasis"/>
          </w:rPr>
          <w:t xml:space="preserve">Figure 30.</w:t>
        </w:r>
      </w:ins>
      <w:r>
        <w:rPr>
          <w:rStyle w:val="Emphasis"/>
        </w:rPr>
        <w:t xml:space="preserve"> A mosaic opened in Sangala Studio: each named mass has become a part.</w:t>
      </w:r>
    </w:p>
    <w:p w14:paraId="6839A690" w14:textId="77777777" w:rsidR="00FC0B28" w:rsidRDefault="002E2B5C">
      <w:pPr>
        <w:pStyle w:val="NormalWeb"/>
        <w:spacing w:beforeAutospacing="0" w:afterAutospacing="0"/>
      </w:pPr>
      <w:r>
        <w:lastRenderedPageBreak/>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die cutter’s material and has no bearing on work in brick. A design kept with Save project remembers which workspace it was drawn on and reopens on that one.</w:t>
      </w:r>
    </w:p>
    <w:p w14:paraId="06B7C958" w14:textId="77777777" w:rsidR="006D15A2" w:rsidRDefault="00B172B2">
      <w:pPr>
        <w:pStyle w:val="Heading2"/>
      </w:pPr>
      <w:r>
        <w:br/>
      </w:r>
      <w:bookmarkStart w:id="30" w:name="_Toc236641973"/>
      <w:r w:rsidR="00E77A69">
        <w:t>28. The Parts panel</w:t>
      </w:r>
      <w:bookmarkEnd w:id="30"/>
    </w:p>
    <w:p w14:paraId="53B3DF14"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3681DF41" w14:textId="77777777" w:rsidR="006D15A2" w:rsidRDefault="00E77A69" w:rsidP="00B172B2">
      <w:pPr>
        <w:numPr>
          <w:ilvl w:val="0"/>
          <w:numId w:val="31"/>
        </w:numPr>
        <w:spacing w:before="60" w:after="60"/>
      </w:pPr>
      <w:r>
        <w:t xml:space="preserve">Parts sharing a name are one row. </w:t>
      </w:r>
      <w:proofErr w:type="gramStart"/>
      <w:r>
        <w:t>However</w:t>
      </w:r>
      <w:proofErr w:type="gramEnd"/>
      <w:r>
        <w:t xml:space="preserve">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2F5E840D"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57FCAC7B"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1371C8A6"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0F2B333E"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07598813"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10C5FD5F" w14:textId="77777777" w:rsidR="006D15A2" w:rsidRDefault="00E77A69" w:rsidP="00B172B2">
      <w:pPr>
        <w:numPr>
          <w:ilvl w:val="0"/>
          <w:numId w:val="31"/>
        </w:numPr>
        <w:spacing w:before="60" w:after="60"/>
      </w:pPr>
      <w:r>
        <w:t>Clicking a row selects that part on the mat, and selecting a shape on the mat highlights its row.</w:t>
      </w:r>
    </w:p>
    <w:p>
      <w:pPr>
        <w:keepNext/>
        <w:keepLines/>
        <w:spacing w:before="120" w:after="0"/>
        <w:jc w:val="center"/>
        <w:rPr>
          <w:ins w:id="5520" w:author="Figures" w:date="2026-08-10T00:00:00Z"/>
        </w:rPr>
      </w:pPr>
      <w:ins w:id="5020" w:author="Figures" w:date="2026-08-10T00:00:00Z">
        <w:r>
          <w:rPr>
            <w:noProof/>
          </w:rPr>
          <w:drawing>
            <wp:inline distT="0" distB="0" distL="0" distR="0">
              <wp:extent cx="4206240" cy="4255149"/>
              <wp:effectExtent l="0" t="0" r="0" b="0"/>
              <wp:docPr id="2202" name="Figure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 name="Figure2202.png"/>
                      <pic:cNvPicPr/>
                    </pic:nvPicPr>
                    <pic:blipFill>
                      <a:blip r:embed="rId60"/>
                      <a:stretch>
                        <a:fillRect/>
                      </a:stretch>
                    </pic:blipFill>
                    <pic:spPr>
                      <a:xfrm>
                        <a:off x="0" y="0"/>
                        <a:ext cx="4206240" cy="4255149"/>
                      </a:xfrm>
                      <a:prstGeom prst="rect">
                        <a:avLst/>
                      </a:prstGeom>
                    </pic:spPr>
                  </pic:pic>
                </a:graphicData>
              </a:graphic>
            </wp:inline>
          </w:drawing>
        </w:r>
      </w:ins>
    </w:p>
    <w:p>
      <w:pPr>
        <w:spacing w:before="60" w:after="120"/>
        <w:jc w:val="center"/>
        <w:rPr>
          <w:ins w:id="5525" w:author="Figures" w:date="2026-08-10T00:00:00Z"/>
        </w:rPr>
      </w:pPr>
      <w:ins w:id="5025" w:author="Figures" w:date="2026-08-10T00:00:00Z">
        <w:r>
          <w:rPr>
            <w:i/>
            <w:iCs/>
          </w:rPr>
          <w:t xml:space="preserve">Figure 31. The Parts panel, listing every part with its plane, depth, base, color, and studs.</w:t>
        </w:r>
      </w:ins>
    </w:p>
    <w:p w14:paraId="1695EF65" w14:textId="77777777" w:rsidR="006D15A2" w:rsidRDefault="00E77A69">
      <w:pPr>
        <w:pStyle w:val="Heading2"/>
      </w:pPr>
      <w:bookmarkStart w:id="31" w:name="_Toc236641974"/>
      <w:r>
        <w:t>29. Planes</w:t>
      </w:r>
      <w:bookmarkEnd w:id="31"/>
    </w:p>
    <w:p w14:paraId="110DACEB"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54AF61D3"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6748CD2B" w14:textId="77777777" w:rsidR="006D15A2" w:rsidRDefault="00E77A69" w:rsidP="00B172B2">
      <w:pPr>
        <w:pStyle w:val="NormalWeb"/>
        <w:spacing w:beforeAutospacing="0" w:afterAutospacing="0"/>
      </w:pPr>
      <w:r>
        <w:t xml:space="preserve">A plane heading </w:t>
      </w:r>
      <w:proofErr w:type="gramStart"/>
      <w:r>
        <w:t>carries</w:t>
      </w:r>
      <w:proofErr w:type="gramEnd"/>
      <w:r>
        <w:t>:</w:t>
      </w:r>
    </w:p>
    <w:p w14:paraId="6EF3CB93" w14:textId="77777777" w:rsidR="006D15A2" w:rsidRDefault="00E77A69" w:rsidP="00B172B2">
      <w:pPr>
        <w:numPr>
          <w:ilvl w:val="0"/>
          <w:numId w:val="34"/>
        </w:numPr>
        <w:spacing w:before="60" w:after="60"/>
      </w:pPr>
      <w:r>
        <w:lastRenderedPageBreak/>
        <w:t>A triangle that folds the plane’s parts out of the list. Folding is a view control only: a folded plane is still in the 3D view and still in the exported file. Folds are deliberately not saved with the design, so a reopened file is fully expanded.</w:t>
      </w:r>
    </w:p>
    <w:p w14:paraId="19D5C841"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39703736"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2102E50A"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071982FC" w14:textId="77777777" w:rsidR="006D15A2" w:rsidRDefault="00E77A69" w:rsidP="00B172B2">
      <w:pPr>
        <w:numPr>
          <w:ilvl w:val="0"/>
          <w:numId w:val="34"/>
        </w:numPr>
        <w:spacing w:before="60" w:after="60"/>
      </w:pPr>
      <w:r>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78C2A28F" w14:textId="77777777" w:rsidR="00B172B2" w:rsidRDefault="00E77A69" w:rsidP="00B172B2">
      <w:pPr>
        <w:numPr>
          <w:ilvl w:val="0"/>
          <w:numId w:val="34"/>
        </w:numPr>
        <w:spacing w:before="60" w:after="60"/>
      </w:pPr>
      <w:r>
        <w:t>A mirror control, described in Section 31.</w:t>
      </w:r>
    </w:p>
    <w:p w14:paraId="5DE33DCF"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5"/>
                    <a:stretch>
                      <a:fillRect/>
                    </a:stretch>
                  </pic:blipFill>
                  <pic:spPr>
                    <a:xfrm>
                      <a:off x="0" y="0"/>
                      <a:ext cx="4305289" cy="2225560"/>
                    </a:xfrm>
                    <a:prstGeom prst="rect">
                      <a:avLst/>
                    </a:prstGeom>
                  </pic:spPr>
                </pic:pic>
              </a:graphicData>
            </a:graphic>
          </wp:inline>
        </w:drawing>
      </w:r>
    </w:p>
    <w:p w14:paraId="71C723C2" w14:textId="77777777" w:rsidR="006D15A2" w:rsidRDefault="00E77A69">
      <w:pPr>
        <w:pStyle w:val="NormalWeb"/>
        <w:spacing w:before="60" w:beforeAutospacing="0" w:after="180" w:afterAutospacing="0"/>
        <w:jc w:val="center"/>
      </w:pPr>
      <w:del w:id="1013" w:author="Figures" w:date="2026-08-10T00:00:00Z">
        <w:r>
          <w:rPr>
            <w:rStyle w:val="Emphasis"/>
          </w:rPr>
          <w:delText xml:space="preserve">Figure </w:delText>
        </w:r>
      </w:del>
      <w:del w:id="1014" w:author="Figures" w:date="2026-08-10T00:00:00Z">
        <w:r>
          <w:rPr>
            <w:rStyle w:val="Emphasis"/>
          </w:rPr>
          <w:delText xml:space="preserve">29</w:delText>
        </w:r>
      </w:del>
      <w:del w:id="1015" w:author="Figures" w:date="2026-08-10T00:00:00Z">
        <w:r>
          <w:rPr>
            <w:rStyle w:val="Emphasis"/>
          </w:rPr>
          <w:delText xml:space="preserve">.</w:delText>
        </w:r>
      </w:del>
      <w:ins w:id="1016" w:author="Figures" w:date="2026-08-10T00:00:00Z">
        <w:r>
          <w:rPr>
            <w:rStyle w:val="Emphasis"/>
          </w:rPr>
          <w:t xml:space="preserve">Figure 32.</w:t>
        </w:r>
      </w:ins>
      <w:r>
        <w:rPr>
          <w:rStyle w:val="Emphasis"/>
        </w:rPr>
        <w:t xml:space="preserve"> Parts listed under their planes, with one plane </w:t>
      </w:r>
      <w:r w:rsidR="00B172B2">
        <w:rPr>
          <w:rStyle w:val="Emphasis"/>
        </w:rPr>
        <w:t>showing</w:t>
      </w:r>
      <w:r>
        <w:rPr>
          <w:rStyle w:val="Emphasis"/>
        </w:rPr>
        <w:t xml:space="preserve"> and one hidden.</w:t>
      </w:r>
    </w:p>
    <w:p w14:paraId="7FB3C973" w14:textId="77777777" w:rsidR="006D15A2" w:rsidRDefault="00E77A69">
      <w:pPr>
        <w:pStyle w:val="Heading2"/>
      </w:pPr>
      <w:bookmarkStart w:id="32" w:name="_Toc236641975"/>
      <w:r>
        <w:t>30. Setting a relief</w:t>
      </w:r>
      <w:bookmarkEnd w:id="32"/>
    </w:p>
    <w:p w14:paraId="2F444A46"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69E21EE4" w14:textId="77777777" w:rsidR="006D15A2" w:rsidRDefault="00E77A69">
      <w:pPr>
        <w:pStyle w:val="NormalWeb"/>
        <w:spacing w:before="0" w:beforeAutospacing="0" w:after="60" w:afterAutospacing="0"/>
      </w:pPr>
      <w:r>
        <w:t>Depth and Base do different work, and a relief needs both:</w:t>
      </w:r>
    </w:p>
    <w:p w14:paraId="22C80B43"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6F64DB89"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0B46FA94" w14:textId="77777777" w:rsidR="006D15A2" w:rsidRDefault="00E77A69">
      <w:pPr>
        <w:pStyle w:val="NormalWeb"/>
        <w:spacing w:beforeAutospacing="0" w:afterAutospacing="0"/>
      </w:pPr>
      <w:r>
        <w:t xml:space="preserve">A step of one plate — 3.2 mm — is enough to read, because the eye reads the shadow at the edge of a step rather than the height of it. A relief built from steps of one and two plates therefore carries a picture as well as one built from whole </w:t>
      </w:r>
      <w:proofErr w:type="gramStart"/>
      <w:r>
        <w:t>bricks, and</w:t>
      </w:r>
      <w:proofErr w:type="gramEnd"/>
      <w:r>
        <w:t xml:space="preserve"> prints in a fraction of the plastic and the time.</w:t>
      </w:r>
    </w:p>
    <w:p w14:paraId="3D07B125"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6B23A6D0" w14:textId="77777777" w:rsidR="006D15A2" w:rsidRDefault="00B172B2" w:rsidP="00B172B2">
      <w:pPr>
        <w:pStyle w:val="NormalWeb"/>
        <w:spacing w:beforeAutospacing="0" w:afterAutospacing="0"/>
        <w:jc w:val="center"/>
      </w:pPr>
      <w:r>
        <w:rPr>
          <w:noProof/>
        </w:rPr>
        <w:lastRenderedPageBreak/>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6"/>
                    <a:stretch>
                      <a:fillRect/>
                    </a:stretch>
                  </pic:blipFill>
                  <pic:spPr>
                    <a:xfrm>
                      <a:off x="0" y="0"/>
                      <a:ext cx="1363663" cy="1215369"/>
                    </a:xfrm>
                    <a:prstGeom prst="rect">
                      <a:avLst/>
                    </a:prstGeom>
                  </pic:spPr>
                </pic:pic>
              </a:graphicData>
            </a:graphic>
          </wp:inline>
        </w:drawing>
      </w:r>
    </w:p>
    <w:p w14:paraId="51C3799D" w14:textId="77777777" w:rsidR="006D15A2" w:rsidRDefault="00E77A69">
      <w:pPr>
        <w:pStyle w:val="NormalWeb"/>
        <w:spacing w:before="60" w:beforeAutospacing="0" w:after="180" w:afterAutospacing="0"/>
        <w:jc w:val="center"/>
      </w:pPr>
      <w:del w:id="1009" w:author="Figures" w:date="2026-08-10T00:00:00Z">
        <w:r>
          <w:rPr>
            <w:rStyle w:val="Emphasis"/>
          </w:rPr>
          <w:delText xml:space="preserve">Figure 3</w:delText>
        </w:r>
      </w:del>
      <w:del w:id="1010" w:author="Figures" w:date="2026-08-10T00:00:00Z">
        <w:r>
          <w:rPr>
            <w:rStyle w:val="Emphasis"/>
          </w:rPr>
          <w:delText xml:space="preserve">0</w:delText>
        </w:r>
      </w:del>
      <w:del w:id="1011" w:author="Figures" w:date="2026-08-10T00:00:00Z">
        <w:r>
          <w:rPr>
            <w:rStyle w:val="Emphasis"/>
          </w:rPr>
          <w:delText xml:space="preserve">.</w:delText>
        </w:r>
      </w:del>
      <w:ins w:id="1012" w:author="Figures" w:date="2026-08-10T00:00:00Z">
        <w:r>
          <w:rPr>
            <w:rStyle w:val="Emphasis"/>
          </w:rPr>
          <w:t xml:space="preserve">Figure 33.</w:t>
        </w:r>
      </w:ins>
      <w:r>
        <w:rPr>
          <w:rStyle w:val="Emphasis"/>
        </w:rPr>
        <w:t xml:space="preserve"> A relief </w:t>
      </w:r>
      <w:r w:rsidR="00B172B2">
        <w:rPr>
          <w:rStyle w:val="Emphasis"/>
        </w:rPr>
        <w:t xml:space="preserve">(the wing of the crane) </w:t>
      </w:r>
      <w:r>
        <w:rPr>
          <w:rStyle w:val="Emphasis"/>
        </w:rPr>
        <w:t>seen at an angle</w:t>
      </w:r>
      <w:r w:rsidR="00B172B2">
        <w:rPr>
          <w:rStyle w:val="Emphasis"/>
        </w:rPr>
        <w:t>.</w:t>
      </w:r>
    </w:p>
    <w:p w14:paraId="531D6635" w14:textId="77777777" w:rsidR="006D15A2" w:rsidRDefault="00E77A69">
      <w:pPr>
        <w:pStyle w:val="Heading2"/>
      </w:pPr>
      <w:bookmarkStart w:id="33" w:name="_Toc236641976"/>
      <w:r>
        <w:t>31. Mirroring a plane</w:t>
      </w:r>
      <w:bookmarkEnd w:id="33"/>
    </w:p>
    <w:p w14:paraId="29E6E7DB"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1A5985EB"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7773352D" w14:textId="77777777" w:rsidR="006D15A2" w:rsidRDefault="00E77A69">
      <w:pPr>
        <w:pStyle w:val="NormalWeb"/>
        <w:spacing w:before="0" w:beforeAutospacing="0" w:after="60" w:afterAutospacing="0"/>
      </w:pPr>
      <w:r>
        <w:t>The control has three states, and pressing it moves to the next:</w:t>
      </w:r>
    </w:p>
    <w:p w14:paraId="19CBF104" w14:textId="77777777" w:rsidR="006D15A2" w:rsidRDefault="00E77A69">
      <w:pPr>
        <w:numPr>
          <w:ilvl w:val="0"/>
          <w:numId w:val="30"/>
        </w:numPr>
        <w:spacing w:before="60" w:after="60"/>
      </w:pPr>
      <w:r>
        <w:t>Front half only — the relief as it was authored.</w:t>
      </w:r>
    </w:p>
    <w:p w14:paraId="3FE9EF0F" w14:textId="77777777" w:rsidR="006D15A2" w:rsidRDefault="00E77A69">
      <w:pPr>
        <w:numPr>
          <w:ilvl w:val="0"/>
          <w:numId w:val="30"/>
        </w:numPr>
        <w:spacing w:before="60" w:after="60"/>
      </w:pPr>
      <w:r>
        <w:t>Both halves — the figure in the round.</w:t>
      </w:r>
    </w:p>
    <w:p w14:paraId="0C84ECAB" w14:textId="77777777" w:rsidR="006D15A2" w:rsidRDefault="00E77A69">
      <w:pPr>
        <w:numPr>
          <w:ilvl w:val="0"/>
          <w:numId w:val="30"/>
        </w:numPr>
        <w:spacing w:before="60" w:after="60"/>
      </w:pPr>
      <w:r>
        <w:t>Back half only — the reflection on its own.</w:t>
      </w:r>
    </w:p>
    <w:p w14:paraId="627803E8" w14:textId="77777777" w:rsidR="006D15A2" w:rsidRDefault="00E77A69">
      <w:pPr>
        <w:pStyle w:val="NormalWeb"/>
        <w:spacing w:beforeAutospacing="0" w:afterAutospacing="0"/>
      </w:pPr>
      <w:r>
        <w:t xml:space="preserve">The back half is a true reflection and not a second copy of the front. Two fronts glued </w:t>
      </w:r>
      <w:proofErr w:type="gramStart"/>
      <w:r>
        <w:t>back to back</w:t>
      </w:r>
      <w:proofErr w:type="gramEnd"/>
      <w:r>
        <w:t xml:space="preserve"> would give a figure facing the same way from both sides, which no solid object does.</w:t>
      </w:r>
    </w:p>
    <w:p w14:paraId="313AC66E" w14:textId="77777777" w:rsidR="00FC0B28" w:rsidRDefault="002E2B5C">
      <w:pPr>
        <w:pStyle w:val="NormalWeb"/>
        <w:spacing w:beforeAutospacing="0" w:afterAutospacing="0"/>
      </w:pPr>
      <w:r>
        <w:t xml:space="preserve">Because the reflection is taken about the backdrop, Base decides whether a mirrored part comes out as one piece or two. A part at Base 0 spans the backdrop and mirrors into a single solid, which is what the body, head and tail of an animal want. </w:t>
      </w:r>
      <w:proofErr w:type="gramStart"/>
      <w:r>
        <w:t>A part</w:t>
      </w:r>
      <w:proofErr w:type="gramEnd"/>
      <w:r>
        <w:t xml:space="preserve"> raised above it mirrors into two pieces standing twice its Base apart, which is how one drawn part becomes a pair of legs or a pair of horns. Separation is achieved by elevating the base before extruding.</w:t>
      </w:r>
    </w:p>
    <w:p w14:paraId="36DB3A0F"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134F31F6"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47"/>
                    <a:stretch>
                      <a:fillRect/>
                    </a:stretch>
                  </pic:blipFill>
                  <pic:spPr>
                    <a:xfrm>
                      <a:off x="0" y="0"/>
                      <a:ext cx="3167826" cy="1828848"/>
                    </a:xfrm>
                    <a:prstGeom prst="rect">
                      <a:avLst/>
                    </a:prstGeom>
                  </pic:spPr>
                </pic:pic>
              </a:graphicData>
            </a:graphic>
          </wp:inline>
        </w:drawing>
      </w:r>
    </w:p>
    <w:p w14:paraId="603C5C0B" w14:textId="77777777" w:rsidR="006D15A2" w:rsidRDefault="00E77A69">
      <w:pPr>
        <w:pStyle w:val="NormalWeb"/>
        <w:spacing w:before="60" w:beforeAutospacing="0" w:after="180" w:afterAutospacing="0"/>
        <w:jc w:val="center"/>
      </w:pPr>
      <w:del w:id="1005" w:author="Figures" w:date="2026-08-10T00:00:00Z">
        <w:r>
          <w:rPr>
            <w:rStyle w:val="Emphasis"/>
          </w:rPr>
          <w:delText xml:space="preserve">Figure 3</w:delText>
        </w:r>
      </w:del>
      <w:del w:id="1006" w:author="Figures" w:date="2026-08-10T00:00:00Z">
        <w:r>
          <w:rPr>
            <w:rStyle w:val="Emphasis"/>
          </w:rPr>
          <w:delText xml:space="preserve">1</w:delText>
        </w:r>
      </w:del>
      <w:del w:id="1007" w:author="Figures" w:date="2026-08-10T00:00:00Z">
        <w:r>
          <w:rPr>
            <w:rStyle w:val="Emphasis"/>
          </w:rPr>
          <w:delText xml:space="preserve">.</w:delText>
        </w:r>
      </w:del>
      <w:ins w:id="1008" w:author="Figures" w:date="2026-08-10T00:00:00Z">
        <w:r>
          <w:rPr>
            <w:rStyle w:val="Emphasis"/>
          </w:rPr>
          <w:t xml:space="preserve">Figure 34.</w:t>
        </w:r>
      </w:ins>
      <w:r>
        <w:rPr>
          <w:rStyle w:val="Emphasis"/>
        </w:rPr>
        <w:t xml:space="preserve"> A mirrored plane: the figure now reads from either side.</w:t>
      </w:r>
    </w:p>
    <w:p w14:paraId="06A3FC40" w14:textId="77777777" w:rsidR="006D15A2" w:rsidRDefault="00E77A69">
      <w:pPr>
        <w:pStyle w:val="Heading2"/>
      </w:pPr>
      <w:bookmarkStart w:id="34" w:name="_Toc236641977"/>
      <w:r>
        <w:lastRenderedPageBreak/>
        <w:t>32. Exporting a figure in pieces</w:t>
      </w:r>
      <w:bookmarkEnd w:id="34"/>
    </w:p>
    <w:p w14:paraId="5C10C617"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0A8C4BF5" w14:textId="77777777" w:rsidR="006D15A2" w:rsidRDefault="00E77A69">
      <w:pPr>
        <w:pStyle w:val="NormalWeb"/>
        <w:spacing w:beforeAutospacing="0" w:afterAutospacing="0"/>
      </w:pPr>
      <w:r>
        <w:t xml:space="preserve">A build too large for the printer is exported a piece at a time. A relief laid out on a Letter page is 216 mm wide and does not fit the 180 mm bed of an A1 Mini. Hide everything but the legs and export; then show the legs alone and export those. Each file is printed </w:t>
      </w:r>
      <w:proofErr w:type="gramStart"/>
      <w:r>
        <w:t>separately</w:t>
      </w:r>
      <w:proofErr w:type="gramEnd"/>
      <w:r>
        <w:t xml:space="preserve"> and the parts are assembled afterwards.</w:t>
      </w:r>
    </w:p>
    <w:p w14:paraId="434AA330" w14:textId="77777777" w:rsidR="006D15A2" w:rsidRDefault="00E77A69">
      <w:pPr>
        <w:pStyle w:val="NormalWeb"/>
        <w:spacing w:beforeAutospacing="0" w:afterAutospacing="0"/>
      </w:pPr>
      <w:r>
        <w:t xml:space="preserve">A figure in the round is printed as two halves. A mirrored figure has overhangs on both </w:t>
      </w:r>
      <w:proofErr w:type="gramStart"/>
      <w:r>
        <w:t>sides, and</w:t>
      </w:r>
      <w:proofErr w:type="gramEnd"/>
      <w:r>
        <w:t xml:space="preserve"> printing it whole needs support material beneath them; each half laid flat side down needs none. Set the mirror control to the front half and export, then to the back half and export, and glue the two together.</w:t>
      </w:r>
    </w:p>
    <w:p w14:paraId="21633039" w14:textId="77777777" w:rsidR="006D15A2" w:rsidRDefault="00B172B2">
      <w:pPr>
        <w:pStyle w:val="NormalWeb"/>
        <w:spacing w:before="60" w:beforeAutospacing="0" w:after="0" w:afterAutospacing="0"/>
        <w:jc w:val="center"/>
      </w:pPr>
      <w:r>
        <w:rPr>
          <w:noProof/>
        </w:rPr>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48"/>
                    <a:stretch>
                      <a:fillRect/>
                    </a:stretch>
                  </pic:blipFill>
                  <pic:spPr>
                    <a:xfrm>
                      <a:off x="0" y="0"/>
                      <a:ext cx="3331116" cy="1034170"/>
                    </a:xfrm>
                    <a:prstGeom prst="rect">
                      <a:avLst/>
                    </a:prstGeom>
                  </pic:spPr>
                </pic:pic>
              </a:graphicData>
            </a:graphic>
          </wp:inline>
        </w:drawing>
      </w:r>
    </w:p>
    <w:p w14:paraId="753DAEA1" w14:textId="77777777" w:rsidR="006D15A2" w:rsidRDefault="00E77A69">
      <w:pPr>
        <w:pStyle w:val="NormalWeb"/>
        <w:spacing w:before="60" w:beforeAutospacing="0" w:after="180" w:afterAutospacing="0"/>
        <w:jc w:val="center"/>
      </w:pPr>
      <w:del w:id="1003" w:author="Figures" w:date="2026-08-10T00:00:00Z">
        <w:r>
          <w:rPr>
            <w:rStyle w:val="Emphasis"/>
          </w:rPr>
          <w:delText xml:space="preserve">Figure 33.</w:delText>
        </w:r>
      </w:del>
      <w:ins w:id="1004" w:author="Figures" w:date="2026-08-10T00:00:00Z">
        <w:r>
          <w:rPr>
            <w:rStyle w:val="Emphasis"/>
          </w:rPr>
          <w:t xml:space="preserve">Figure 35.</w:t>
        </w:r>
      </w:ins>
      <w:r>
        <w:rPr>
          <w:rStyle w:val="Emphasis"/>
        </w:rPr>
        <w:t xml:space="preserve"> The </w:t>
      </w:r>
      <w:r w:rsidR="00B172B2">
        <w:rPr>
          <w:rStyle w:val="Emphasis"/>
        </w:rPr>
        <w:t>bottom half of a mirrored figure.</w:t>
      </w:r>
    </w:p>
    <w:p w14:paraId="5A6151F8" w14:textId="77777777" w:rsidR="00F26A1A" w:rsidRDefault="005104D4">
      <w:pPr>
        <w:pStyle w:val="Heading2"/>
        <w:jc w:val="center"/>
        <w:rPr>
          <w:rFonts w:eastAsia="Times New Roman"/>
          <w:szCs w:val="26"/>
        </w:rPr>
      </w:pPr>
      <w:r>
        <w:br w:type="page"/>
      </w:r>
      <w:bookmarkStart w:id="35" w:name="_Toc236641978"/>
      <w:r>
        <w:rPr>
          <w:rFonts w:eastAsia="Times New Roman"/>
          <w:szCs w:val="26"/>
        </w:rPr>
        <w:lastRenderedPageBreak/>
        <w:t>Appendix A. Installing Sangala Studio</w:t>
      </w:r>
      <w:bookmarkEnd w:id="35"/>
    </w:p>
    <w:p w14:paraId="62927E1E" w14:textId="78B409E8" w:rsidR="00F26A1A" w:rsidRDefault="005104D4">
      <w:pPr>
        <w:pStyle w:val="NormalWeb"/>
        <w:spacing w:before="0" w:beforeAutospacing="0" w:after="180" w:afterAutospacing="0"/>
      </w:pPr>
      <w:r>
        <w:t xml:space="preserve">Sangala Studio is published in the </w:t>
      </w:r>
      <w:r w:rsidRPr="00A7459A">
        <w:rPr>
          <w:i/>
          <w:iCs/>
        </w:rPr>
        <w:t>Educational CAD Model Library</w:t>
      </w:r>
      <w:r w:rsidR="00A7459A">
        <w:t xml:space="preserve"> (</w:t>
      </w:r>
      <w:hyperlink r:id="rId49" w:history="1">
        <w:r w:rsidR="00A7459A" w:rsidRPr="003B38BE">
          <w:rPr>
            <w:rStyle w:val="Hyperlink"/>
          </w:rPr>
          <w:t>www.CADLibrary.org</w:t>
        </w:r>
      </w:hyperlink>
      <w:r w:rsidR="00A7459A">
        <w:t xml:space="preserve">). It is open-source software and can be freely downloaded. </w:t>
      </w:r>
      <w:r>
        <w:t xml:space="preserve">It </w:t>
      </w:r>
      <w:r w:rsidR="00A7459A">
        <w:t xml:space="preserve">currently </w:t>
      </w:r>
      <w:r>
        <w:t>runs on Windows 11</w:t>
      </w:r>
      <w:r w:rsidR="00A7459A">
        <w:t xml:space="preserve"> computers</w:t>
      </w:r>
      <w:r>
        <w:t>. A version for the Macintosh is in development.</w:t>
      </w:r>
    </w:p>
    <w:p w14:paraId="28FD3BBD" w14:textId="77777777" w:rsidR="00F26A1A" w:rsidRDefault="005104D4">
      <w:pPr>
        <w:pStyle w:val="NormalWeb"/>
        <w:spacing w:before="0" w:beforeAutospacing="0" w:after="180" w:afterAutospacing="0"/>
      </w:pPr>
      <w:r>
        <w:t>To install it:</w:t>
      </w:r>
    </w:p>
    <w:p w14:paraId="77868354" w14:textId="0059809D" w:rsidR="00A7459A" w:rsidRDefault="005104D4" w:rsidP="00A7459A">
      <w:pPr>
        <w:numPr>
          <w:ilvl w:val="0"/>
          <w:numId w:val="36"/>
        </w:numPr>
        <w:spacing w:before="100" w:after="120"/>
        <w:rPr>
          <w:rFonts w:eastAsia="Times New Roman"/>
        </w:rPr>
      </w:pPr>
      <w:r>
        <w:rPr>
          <w:rFonts w:eastAsia="Times New Roman"/>
        </w:rPr>
        <w:t xml:space="preserve">Open the </w:t>
      </w:r>
      <w:r w:rsidRPr="00A7459A">
        <w:rPr>
          <w:rFonts w:eastAsia="Times New Roman"/>
          <w:i/>
          <w:iCs/>
        </w:rPr>
        <w:t>Sangala Studio</w:t>
      </w:r>
      <w:r>
        <w:rPr>
          <w:rFonts w:eastAsia="Times New Roman"/>
        </w:rPr>
        <w:t xml:space="preserve"> entry </w:t>
      </w:r>
      <w:r w:rsidR="00A7459A">
        <w:rPr>
          <w:rFonts w:eastAsia="Times New Roman"/>
        </w:rPr>
        <w:t>in the CAD Library at:</w:t>
      </w:r>
      <w:r>
        <w:rPr>
          <w:rFonts w:eastAsia="Times New Roman"/>
        </w:rPr>
        <w:t xml:space="preserve"> </w:t>
      </w:r>
    </w:p>
    <w:p w14:paraId="15E97849" w14:textId="053F7157" w:rsidR="00F26A1A" w:rsidRDefault="00A7459A" w:rsidP="00A7459A">
      <w:pPr>
        <w:spacing w:before="100" w:after="120"/>
        <w:ind w:left="720"/>
        <w:rPr>
          <w:rFonts w:eastAsia="Times New Roman"/>
        </w:rPr>
      </w:pPr>
      <w:hyperlink r:id="rId50" w:history="1">
        <w:r w:rsidRPr="003B38BE">
          <w:rPr>
            <w:rStyle w:val="Hyperlink"/>
            <w:rFonts w:eastAsia="Times New Roman"/>
          </w:rPr>
          <w:t>https://www.cadlibrary.org/objects/V3LXPYQH</w:t>
        </w:r>
      </w:hyperlink>
    </w:p>
    <w:p w14:paraId="1F9223E5" w14:textId="77777777" w:rsidR="00A7459A" w:rsidRDefault="00A7459A" w:rsidP="00A7459A">
      <w:pPr>
        <w:numPr>
          <w:ilvl w:val="0"/>
          <w:numId w:val="36"/>
        </w:numPr>
        <w:spacing w:before="100" w:after="120"/>
        <w:rPr>
          <w:rFonts w:eastAsia="Times New Roman"/>
        </w:rPr>
      </w:pPr>
      <w:r>
        <w:rPr>
          <w:rFonts w:eastAsia="Times New Roman"/>
        </w:rPr>
        <w:t>S</w:t>
      </w:r>
      <w:r w:rsidR="005104D4">
        <w:rPr>
          <w:rFonts w:eastAsia="Times New Roman"/>
        </w:rPr>
        <w:t xml:space="preserve">elect </w:t>
      </w:r>
      <w:r w:rsidR="005104D4" w:rsidRPr="00A7459A">
        <w:rPr>
          <w:rFonts w:eastAsia="Times New Roman"/>
          <w:i/>
          <w:iCs/>
        </w:rPr>
        <w:t>Computer Software</w:t>
      </w:r>
      <w:r>
        <w:rPr>
          <w:rFonts w:eastAsia="Times New Roman"/>
        </w:rPr>
        <w:t xml:space="preserve"> under the </w:t>
      </w:r>
      <w:r w:rsidRPr="00A7459A">
        <w:rPr>
          <w:rFonts w:eastAsia="Times New Roman"/>
          <w:i/>
          <w:iCs/>
        </w:rPr>
        <w:t>Download</w:t>
      </w:r>
      <w:r>
        <w:rPr>
          <w:rFonts w:eastAsia="Times New Roman"/>
        </w:rPr>
        <w:t xml:space="preserve"> section</w:t>
      </w:r>
      <w:r w:rsidR="005104D4">
        <w:rPr>
          <w:rFonts w:eastAsia="Times New Roman"/>
        </w:rPr>
        <w:t xml:space="preserve">. </w:t>
      </w:r>
    </w:p>
    <w:p w14:paraId="38B84BF5" w14:textId="08562A6C" w:rsidR="00F26A1A" w:rsidRPr="00A7459A" w:rsidRDefault="005104D4" w:rsidP="00A7459A">
      <w:pPr>
        <w:spacing w:before="100" w:after="120"/>
        <w:ind w:left="720"/>
        <w:rPr>
          <w:rFonts w:eastAsia="Times New Roman"/>
        </w:rPr>
      </w:pPr>
      <w:r w:rsidRPr="00A7459A">
        <w:rPr>
          <w:rFonts w:eastAsia="Times New Roman"/>
        </w:rPr>
        <w:t xml:space="preserve">A compressed </w:t>
      </w:r>
      <w:r w:rsidR="00A7459A">
        <w:rPr>
          <w:rFonts w:eastAsia="Times New Roman"/>
        </w:rPr>
        <w:t xml:space="preserve">ZIP </w:t>
      </w:r>
      <w:r w:rsidRPr="00A7459A">
        <w:rPr>
          <w:rFonts w:eastAsia="Times New Roman"/>
        </w:rPr>
        <w:t xml:space="preserve">folder is saved to the </w:t>
      </w:r>
      <w:r w:rsidRPr="00A7459A">
        <w:rPr>
          <w:rFonts w:eastAsia="Times New Roman"/>
          <w:b/>
          <w:bCs/>
        </w:rPr>
        <w:t>Downloads</w:t>
      </w:r>
      <w:r w:rsidRPr="00A7459A">
        <w:rPr>
          <w:rFonts w:eastAsia="Times New Roman"/>
        </w:rPr>
        <w:t xml:space="preserve"> folder</w:t>
      </w:r>
      <w:r w:rsidR="00A7459A">
        <w:rPr>
          <w:rFonts w:eastAsia="Times New Roman"/>
        </w:rPr>
        <w:t xml:space="preserve"> of the local computer</w:t>
      </w:r>
      <w:r w:rsidRPr="00A7459A">
        <w:rPr>
          <w:rFonts w:eastAsia="Times New Roman"/>
        </w:rPr>
        <w:t>.</w:t>
      </w:r>
    </w:p>
    <w:p w14:paraId="1146BBC4" w14:textId="65FD9962" w:rsidR="00F26A1A" w:rsidRDefault="005104D4" w:rsidP="00A7459A">
      <w:pPr>
        <w:numPr>
          <w:ilvl w:val="0"/>
          <w:numId w:val="36"/>
        </w:numPr>
        <w:spacing w:before="100" w:after="120"/>
        <w:rPr>
          <w:rFonts w:eastAsia="Times New Roman"/>
        </w:rPr>
      </w:pPr>
      <w:r>
        <w:rPr>
          <w:rFonts w:eastAsia="Times New Roman"/>
        </w:rPr>
        <w:t xml:space="preserve">Right-click the downloaded folder and </w:t>
      </w:r>
      <w:r w:rsidR="00A7459A">
        <w:rPr>
          <w:rFonts w:eastAsia="Times New Roman"/>
        </w:rPr>
        <w:t>select</w:t>
      </w:r>
      <w:r>
        <w:rPr>
          <w:rFonts w:eastAsia="Times New Roman"/>
        </w:rPr>
        <w:t xml:space="preserve"> </w:t>
      </w:r>
      <w:r w:rsidRPr="00A7459A">
        <w:rPr>
          <w:rFonts w:eastAsia="Times New Roman"/>
          <w:i/>
          <w:iCs/>
        </w:rPr>
        <w:t>Extract All</w:t>
      </w:r>
      <w:r>
        <w:rPr>
          <w:rFonts w:eastAsia="Times New Roman"/>
        </w:rPr>
        <w:t>.</w:t>
      </w:r>
    </w:p>
    <w:p w14:paraId="0137F3CA" w14:textId="60F65A93" w:rsidR="00A7459A" w:rsidRDefault="005104D4" w:rsidP="00A7459A">
      <w:pPr>
        <w:numPr>
          <w:ilvl w:val="0"/>
          <w:numId w:val="36"/>
        </w:numPr>
        <w:spacing w:before="100" w:after="120"/>
        <w:rPr>
          <w:rFonts w:eastAsia="Times New Roman"/>
        </w:rPr>
      </w:pPr>
      <w:r>
        <w:rPr>
          <w:rFonts w:eastAsia="Times New Roman"/>
        </w:rPr>
        <w:t xml:space="preserve">Open the folder that is extracted and double-click </w:t>
      </w:r>
      <w:r w:rsidR="00A7459A">
        <w:rPr>
          <w:rFonts w:eastAsia="Times New Roman"/>
        </w:rPr>
        <w:t>“</w:t>
      </w:r>
      <w:r>
        <w:rPr>
          <w:rFonts w:eastAsia="Times New Roman"/>
        </w:rPr>
        <w:t>Update SangalaStudio.cmd</w:t>
      </w:r>
      <w:r w:rsidR="00A7459A">
        <w:rPr>
          <w:rFonts w:eastAsia="Times New Roman"/>
        </w:rPr>
        <w:t>”</w:t>
      </w:r>
      <w:r>
        <w:rPr>
          <w:rFonts w:eastAsia="Times New Roman"/>
        </w:rPr>
        <w:t xml:space="preserve">. </w:t>
      </w:r>
    </w:p>
    <w:p w14:paraId="619E05CC" w14:textId="071049FE" w:rsidR="00F26A1A" w:rsidRDefault="005104D4" w:rsidP="00A7459A">
      <w:pPr>
        <w:spacing w:before="100" w:after="120"/>
        <w:ind w:left="720"/>
        <w:rPr>
          <w:rFonts w:eastAsia="Times New Roman"/>
        </w:rPr>
      </w:pPr>
      <w:r>
        <w:rPr>
          <w:rFonts w:eastAsia="Times New Roman"/>
        </w:rPr>
        <w:t xml:space="preserve">Features are added to </w:t>
      </w:r>
      <w:r w:rsidRPr="00A7459A">
        <w:rPr>
          <w:rFonts w:eastAsia="Times New Roman"/>
          <w:i/>
          <w:iCs/>
        </w:rPr>
        <w:t>Sangala Studio</w:t>
      </w:r>
      <w:r>
        <w:rPr>
          <w:rFonts w:eastAsia="Times New Roman"/>
        </w:rPr>
        <w:t xml:space="preserve"> regularly</w:t>
      </w:r>
      <w:r w:rsidR="00A7459A">
        <w:rPr>
          <w:rFonts w:eastAsia="Times New Roman"/>
        </w:rPr>
        <w:t>. T</w:t>
      </w:r>
      <w:r>
        <w:rPr>
          <w:rFonts w:eastAsia="Times New Roman"/>
        </w:rPr>
        <w:t>he copy in the library is the version that was current when the entry was last deposited. The updater replaces it with the most recent version.</w:t>
      </w:r>
    </w:p>
    <w:p w14:paraId="1A9D691B" w14:textId="6646EDB9" w:rsidR="00A7459A" w:rsidRDefault="005104D4" w:rsidP="00A7459A">
      <w:pPr>
        <w:numPr>
          <w:ilvl w:val="0"/>
          <w:numId w:val="36"/>
        </w:numPr>
        <w:spacing w:before="100" w:after="120"/>
        <w:rPr>
          <w:rFonts w:eastAsia="Times New Roman"/>
        </w:rPr>
      </w:pPr>
      <w:r>
        <w:rPr>
          <w:rFonts w:eastAsia="Times New Roman"/>
        </w:rPr>
        <w:t xml:space="preserve">Double-click </w:t>
      </w:r>
      <w:r w:rsidR="00A7459A">
        <w:rPr>
          <w:rFonts w:eastAsia="Times New Roman"/>
        </w:rPr>
        <w:t>“</w:t>
      </w:r>
      <w:r>
        <w:rPr>
          <w:rFonts w:eastAsia="Times New Roman"/>
        </w:rPr>
        <w:t>SangalaStudio.exe</w:t>
      </w:r>
      <w:r w:rsidR="00A7459A">
        <w:rPr>
          <w:rFonts w:eastAsia="Times New Roman"/>
        </w:rPr>
        <w:t>”.</w:t>
      </w:r>
      <w:r>
        <w:rPr>
          <w:rFonts w:eastAsia="Times New Roman"/>
        </w:rPr>
        <w:t xml:space="preserve"> </w:t>
      </w:r>
    </w:p>
    <w:p w14:paraId="5F2ADB9F" w14:textId="0A384FC9" w:rsidR="00A7459A" w:rsidRDefault="00A7459A" w:rsidP="00A7459A">
      <w:pPr>
        <w:spacing w:before="100" w:after="120"/>
        <w:ind w:left="720"/>
        <w:rPr>
          <w:rFonts w:eastAsia="Times New Roman"/>
        </w:rPr>
      </w:pPr>
      <w:r w:rsidRPr="00A7459A">
        <w:rPr>
          <w:rFonts w:eastAsia="Times New Roman"/>
          <w:i/>
          <w:iCs/>
        </w:rPr>
        <w:t>Sangala Studio</w:t>
      </w:r>
      <w:r>
        <w:rPr>
          <w:rFonts w:eastAsia="Times New Roman"/>
        </w:rPr>
        <w:t xml:space="preserve"> will open in the web browser. </w:t>
      </w:r>
    </w:p>
    <w:p w14:paraId="06515AC6" w14:textId="6399FC29" w:rsidR="00F26A1A" w:rsidRPr="00A7459A" w:rsidRDefault="00A7459A" w:rsidP="00A7459A">
      <w:pPr>
        <w:numPr>
          <w:ilvl w:val="0"/>
          <w:numId w:val="36"/>
        </w:numPr>
        <w:spacing w:before="100" w:after="120"/>
        <w:rPr>
          <w:rFonts w:eastAsia="Times New Roman"/>
        </w:rPr>
      </w:pPr>
      <w:r w:rsidRPr="00A7459A">
        <w:rPr>
          <w:rFonts w:eastAsia="Times New Roman"/>
        </w:rPr>
        <w:t xml:space="preserve">A </w:t>
      </w:r>
      <w:r w:rsidRPr="00A7459A">
        <w:rPr>
          <w:rFonts w:eastAsia="Times New Roman"/>
          <w:i/>
          <w:iCs/>
        </w:rPr>
        <w:t>Sangala Studio</w:t>
      </w:r>
      <w:r w:rsidRPr="00A7459A">
        <w:rPr>
          <w:rFonts w:eastAsia="Times New Roman"/>
        </w:rPr>
        <w:t xml:space="preserve"> </w:t>
      </w:r>
      <w:r>
        <w:rPr>
          <w:rFonts w:eastAsia="Times New Roman"/>
        </w:rPr>
        <w:t xml:space="preserve">“Bridge Notification” </w:t>
      </w:r>
      <w:r w:rsidRPr="00A7459A">
        <w:rPr>
          <w:rFonts w:eastAsia="Times New Roman"/>
        </w:rPr>
        <w:t xml:space="preserve">will </w:t>
      </w:r>
      <w:r w:rsidR="005104D4" w:rsidRPr="00A7459A">
        <w:rPr>
          <w:rFonts w:eastAsia="Times New Roman"/>
        </w:rPr>
        <w:t xml:space="preserve">appear in the notification area at the right of the taskbar while </w:t>
      </w:r>
      <w:r>
        <w:rPr>
          <w:rFonts w:eastAsia="Times New Roman"/>
        </w:rPr>
        <w:t>Sangala Studio</w:t>
      </w:r>
      <w:r w:rsidR="005104D4" w:rsidRPr="00A7459A">
        <w:rPr>
          <w:rFonts w:eastAsia="Times New Roman"/>
        </w:rPr>
        <w:t xml:space="preserve"> is running.</w:t>
      </w:r>
    </w:p>
    <w:p w14:paraId="012E206B" w14:textId="641B87FA" w:rsidR="00A7459A" w:rsidRDefault="00A7459A" w:rsidP="00A7459A">
      <w:pPr>
        <w:spacing w:before="100" w:after="120"/>
        <w:ind w:left="720"/>
        <w:rPr>
          <w:rFonts w:eastAsia="Times New Roman"/>
        </w:rPr>
      </w:pPr>
      <w:r>
        <w:rPr>
          <w:noProof/>
        </w:rPr>
        <w:drawing>
          <wp:inline distT="0" distB="0" distL="0" distR="0" wp14:anchorId="0F3C5D16" wp14:editId="0DA1A39F">
            <wp:extent cx="2280557" cy="1929088"/>
            <wp:effectExtent l="0" t="0" r="5715" b="0"/>
            <wp:docPr id="12109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6872" name=""/>
                    <pic:cNvPicPr/>
                  </pic:nvPicPr>
                  <pic:blipFill>
                    <a:blip r:embed="rId51"/>
                    <a:stretch>
                      <a:fillRect/>
                    </a:stretch>
                  </pic:blipFill>
                  <pic:spPr>
                    <a:xfrm>
                      <a:off x="0" y="0"/>
                      <a:ext cx="2282770" cy="1930960"/>
                    </a:xfrm>
                    <a:prstGeom prst="rect">
                      <a:avLst/>
                    </a:prstGeom>
                  </pic:spPr>
                </pic:pic>
              </a:graphicData>
            </a:graphic>
          </wp:inline>
        </w:drawing>
      </w:r>
    </w:p>
    <w:p w14:paraId="6C44824C" w14:textId="3D11FC0C" w:rsidR="00A7459A" w:rsidRDefault="00A7459A" w:rsidP="00A7459A">
      <w:pPr>
        <w:spacing w:before="100" w:after="120"/>
        <w:ind w:left="720"/>
        <w:rPr>
          <w:rFonts w:eastAsia="Times New Roman"/>
        </w:rPr>
      </w:pPr>
      <w:r>
        <w:rPr>
          <w:rFonts w:eastAsia="Times New Roman"/>
        </w:rPr>
        <w:t xml:space="preserve">This bridge program manages the connection between Sangala Studio and a Silhouette digital die cutter if one is connected to the computer via a USB port. </w:t>
      </w:r>
    </w:p>
    <w:p w14:paraId="56E5A659" w14:textId="3CF8DA44" w:rsidR="00A7459A" w:rsidRDefault="005104D4" w:rsidP="00A7459A">
      <w:pPr>
        <w:numPr>
          <w:ilvl w:val="0"/>
          <w:numId w:val="36"/>
        </w:numPr>
        <w:spacing w:before="100" w:after="120"/>
        <w:rPr>
          <w:rFonts w:eastAsia="Times New Roman"/>
        </w:rPr>
      </w:pPr>
      <w:r>
        <w:rPr>
          <w:rFonts w:eastAsia="Times New Roman"/>
        </w:rPr>
        <w:t xml:space="preserve">To place a </w:t>
      </w:r>
      <w:r w:rsidR="00A7459A">
        <w:rPr>
          <w:rFonts w:eastAsia="Times New Roman"/>
        </w:rPr>
        <w:t>desktop launcher</w:t>
      </w:r>
      <w:r>
        <w:rPr>
          <w:rFonts w:eastAsia="Times New Roman"/>
        </w:rPr>
        <w:t xml:space="preserve"> on the desktop, double-click </w:t>
      </w:r>
      <w:r w:rsidR="00A7459A">
        <w:rPr>
          <w:rFonts w:eastAsia="Times New Roman"/>
        </w:rPr>
        <w:t>“</w:t>
      </w:r>
      <w:r>
        <w:rPr>
          <w:rFonts w:eastAsia="Times New Roman"/>
        </w:rPr>
        <w:t>Create Desktop Shortcut.cmd</w:t>
      </w:r>
      <w:r w:rsidR="00A7459A">
        <w:rPr>
          <w:rFonts w:eastAsia="Times New Roman"/>
        </w:rPr>
        <w:t>”</w:t>
      </w:r>
      <w:r>
        <w:rPr>
          <w:rFonts w:eastAsia="Times New Roman"/>
        </w:rPr>
        <w:t xml:space="preserve">. </w:t>
      </w:r>
    </w:p>
    <w:p w14:paraId="0A5BEE1A" w14:textId="3BFE13FC" w:rsidR="00A7459A" w:rsidRDefault="00A7459A" w:rsidP="00A7459A">
      <w:pPr>
        <w:spacing w:before="100" w:after="120"/>
        <w:ind w:left="720"/>
        <w:rPr>
          <w:rFonts w:eastAsia="Times New Roman"/>
        </w:rPr>
      </w:pPr>
      <w:r>
        <w:rPr>
          <w:noProof/>
        </w:rPr>
        <w:drawing>
          <wp:inline distT="0" distB="0" distL="0" distR="0" wp14:anchorId="1D5170E8" wp14:editId="58653D43">
            <wp:extent cx="805564" cy="925310"/>
            <wp:effectExtent l="0" t="0" r="0" b="8255"/>
            <wp:docPr id="6310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0387" name=""/>
                    <pic:cNvPicPr/>
                  </pic:nvPicPr>
                  <pic:blipFill>
                    <a:blip r:embed="rId52"/>
                    <a:stretch>
                      <a:fillRect/>
                    </a:stretch>
                  </pic:blipFill>
                  <pic:spPr>
                    <a:xfrm>
                      <a:off x="0" y="0"/>
                      <a:ext cx="805564" cy="925310"/>
                    </a:xfrm>
                    <a:prstGeom prst="rect">
                      <a:avLst/>
                    </a:prstGeom>
                  </pic:spPr>
                </pic:pic>
              </a:graphicData>
            </a:graphic>
          </wp:inline>
        </w:drawing>
      </w:r>
    </w:p>
    <w:p w14:paraId="19FB8D12" w14:textId="0787783D" w:rsidR="00A7459A" w:rsidRDefault="00A7459A" w:rsidP="00A7459A">
      <w:pPr>
        <w:spacing w:before="100" w:after="120"/>
        <w:ind w:left="720"/>
        <w:rPr>
          <w:rFonts w:eastAsia="Times New Roman"/>
        </w:rPr>
      </w:pPr>
      <w:r>
        <w:rPr>
          <w:rFonts w:eastAsia="Times New Roman"/>
        </w:rPr>
        <w:t>This icon can also be pinned to the task bar.</w:t>
      </w:r>
    </w:p>
    <w:p w14:paraId="1B6D64D8" w14:textId="30B13D99" w:rsidR="00A7459A" w:rsidRDefault="00A7459A" w:rsidP="00A7459A">
      <w:pPr>
        <w:spacing w:before="100" w:after="120"/>
        <w:rPr>
          <w:rFonts w:eastAsia="Times New Roman"/>
        </w:rPr>
      </w:pPr>
      <w:r>
        <w:rPr>
          <w:rFonts w:eastAsia="Times New Roman"/>
        </w:rPr>
        <w:t>After downloading and installing the software, you can also download instructional resources that include a</w:t>
      </w:r>
      <w:r w:rsidRPr="00A7459A">
        <w:rPr>
          <w:rFonts w:eastAsia="Times New Roman"/>
          <w:i/>
          <w:iCs/>
        </w:rPr>
        <w:t xml:space="preserve"> User Guide</w:t>
      </w:r>
      <w:r>
        <w:rPr>
          <w:rFonts w:eastAsia="Times New Roman"/>
        </w:rPr>
        <w:t xml:space="preserve"> and a book, </w:t>
      </w:r>
      <w:r w:rsidRPr="00A7459A">
        <w:rPr>
          <w:rFonts w:eastAsia="Times New Roman"/>
          <w:i/>
          <w:iCs/>
        </w:rPr>
        <w:t>An Introduction to Design through Making</w:t>
      </w:r>
      <w:r>
        <w:rPr>
          <w:rFonts w:eastAsia="Times New Roman"/>
        </w:rPr>
        <w:t xml:space="preserve">. </w:t>
      </w:r>
    </w:p>
    <w:p w14:paraId="6F626F26" w14:textId="77777777" w:rsidR="006F1BF6" w:rsidRPr="00F73B52" w:rsidRDefault="004B60B9" w:rsidP="00A7459A">
      <w:pPr>
        <w:pStyle w:val="Heading2"/>
        <w:ind w:firstLine="720"/>
        <w:jc w:val="center"/>
        <w:rPr>
          <w:rFonts w:eastAsia="Times New Roman"/>
          <w:szCs w:val="26"/>
        </w:rPr>
      </w:pPr>
      <w:r>
        <w:br w:type="page"/>
      </w:r>
      <w:bookmarkStart w:id="36" w:name="_Toc236641979"/>
      <w:r w:rsidR="000D1536">
        <w:rPr>
          <w:rFonts w:eastAsia="Times New Roman"/>
          <w:szCs w:val="26"/>
        </w:rPr>
        <w:lastRenderedPageBreak/>
        <w:t xml:space="preserve">Appendix B. </w:t>
      </w:r>
      <w:r>
        <w:rPr>
          <w:rFonts w:eastAsia="Times New Roman"/>
          <w:szCs w:val="26"/>
        </w:rPr>
        <w:t>Quick Reference</w:t>
      </w:r>
      <w:bookmarkEnd w:id="36"/>
    </w:p>
    <w:p w14:paraId="2E4EF520"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655BE38B"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61E8AE4"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CC3247E"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123B17E"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35296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F815EE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F00CA9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5D113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6AD1D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207648B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C6815F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20414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6100E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D1812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454B71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40E1943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B785AB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33C06E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739B8F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00336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C121C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0D5C340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78D3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25FB97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32A48D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45945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57A6B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7FD1A2B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DC811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663A2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23B845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85D0BD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49B452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18DF369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F496E4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F1878C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56B15A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3E7B9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188BA0"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4940865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E252B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8C9518"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61DB1B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6FBD62"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C12E6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4A0C862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373E7F"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6594DB"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16AC01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84467C"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90F098"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1A953B1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7595B5A"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12495D"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7196FFC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07E38C"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B1730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1478D4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8E04C04"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D108B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46C1CF5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104876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CA8E4D"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1B8BF9B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43B9B9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CBB92E"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1DD7D5F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3F6EF4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46CA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6346EDA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38DC1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5F68DF"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3C467782" w14:textId="77777777" w:rsidTr="00482EC2">
        <w:trPr>
          <w:jc w:val="center"/>
        </w:trPr>
        <w:tc>
          <w:tcPr>
            <w:tcW w:w="0" w:type="auto"/>
            <w:vAlign w:val="center"/>
          </w:tcPr>
          <w:p w14:paraId="33190EAB" w14:textId="77777777" w:rsidR="00DC629F" w:rsidRDefault="00EA32B2">
            <w:pPr>
              <w:spacing w:before="40" w:after="40"/>
            </w:pPr>
            <w:r>
              <w:t>Save a project that reopens exactly</w:t>
            </w:r>
          </w:p>
        </w:tc>
        <w:tc>
          <w:tcPr>
            <w:tcW w:w="0" w:type="auto"/>
          </w:tcPr>
          <w:p w14:paraId="63548385" w14:textId="77777777" w:rsidR="00DC629F" w:rsidRDefault="00EA32B2">
            <w:pPr>
              <w:spacing w:before="40" w:after="40"/>
            </w:pPr>
            <w:r>
              <w:t>Save, then Save project</w:t>
            </w:r>
          </w:p>
        </w:tc>
      </w:tr>
      <w:tr w:rsidR="00DC629F" w14:paraId="7BBE296D" w14:textId="77777777" w:rsidTr="00482EC2">
        <w:trPr>
          <w:jc w:val="center"/>
        </w:trPr>
        <w:tc>
          <w:tcPr>
            <w:tcW w:w="0" w:type="auto"/>
            <w:vAlign w:val="center"/>
          </w:tcPr>
          <w:p w14:paraId="7663892B"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639239BE" w14:textId="77777777" w:rsidR="00DC629F" w:rsidRDefault="00EA32B2">
            <w:pPr>
              <w:spacing w:before="40" w:after="40"/>
            </w:pPr>
            <w:r>
              <w:t>Save, then Save as SVG</w:t>
            </w:r>
          </w:p>
        </w:tc>
      </w:tr>
      <w:tr w:rsidR="00DC629F" w14:paraId="53C1257F" w14:textId="77777777" w:rsidTr="00482EC2">
        <w:trPr>
          <w:jc w:val="center"/>
        </w:trPr>
        <w:tc>
          <w:tcPr>
            <w:tcW w:w="0" w:type="auto"/>
            <w:vAlign w:val="center"/>
          </w:tcPr>
          <w:p w14:paraId="49484105" w14:textId="77777777" w:rsidR="00DC629F" w:rsidRDefault="00EA32B2">
            <w:pPr>
              <w:spacing w:before="40" w:after="40"/>
            </w:pPr>
            <w:r>
              <w:t>Export an STL for 3D printing</w:t>
            </w:r>
          </w:p>
        </w:tc>
        <w:tc>
          <w:tcPr>
            <w:tcW w:w="0" w:type="auto"/>
          </w:tcPr>
          <w:p w14:paraId="73F3318F" w14:textId="77777777" w:rsidR="00DC629F" w:rsidRDefault="00EA32B2">
            <w:pPr>
              <w:spacing w:before="40" w:after="40"/>
            </w:pPr>
            <w:r>
              <w:t>Export STL (shown in 3D mode)</w:t>
            </w:r>
          </w:p>
        </w:tc>
      </w:tr>
      <w:tr w:rsidR="00DC629F" w14:paraId="27B5248C" w14:textId="77777777" w:rsidTr="00482EC2">
        <w:trPr>
          <w:jc w:val="center"/>
        </w:trPr>
        <w:tc>
          <w:tcPr>
            <w:tcW w:w="0" w:type="auto"/>
            <w:vAlign w:val="center"/>
          </w:tcPr>
          <w:p w14:paraId="33C85E5E" w14:textId="77777777" w:rsidR="00DC629F" w:rsidRDefault="00EA32B2">
            <w:pPr>
              <w:spacing w:before="40" w:after="40"/>
            </w:pPr>
            <w:r>
              <w:t>Cut a second or further window into a shape</w:t>
            </w:r>
          </w:p>
        </w:tc>
        <w:tc>
          <w:tcPr>
            <w:tcW w:w="0" w:type="auto"/>
          </w:tcPr>
          <w:p w14:paraId="28D8FED6" w14:textId="77777777" w:rsidR="00DC629F" w:rsidRDefault="00EA32B2">
            <w:pPr>
              <w:spacing w:before="40" w:after="40"/>
            </w:pPr>
            <w:r>
              <w:t>Combine, Difference, again for each window</w:t>
            </w:r>
          </w:p>
        </w:tc>
      </w:tr>
      <w:tr w:rsidR="00DC629F" w14:paraId="4764184E" w14:textId="77777777" w:rsidTr="00482EC2">
        <w:trPr>
          <w:jc w:val="center"/>
        </w:trPr>
        <w:tc>
          <w:tcPr>
            <w:tcW w:w="0" w:type="auto"/>
            <w:vAlign w:val="center"/>
          </w:tcPr>
          <w:p w14:paraId="6B47C94D" w14:textId="77777777" w:rsidR="00DC629F" w:rsidRDefault="00EA32B2">
            <w:pPr>
              <w:spacing w:before="40" w:after="40"/>
            </w:pPr>
            <w:r>
              <w:t>Mark a shape as a hole to carve (3D)</w:t>
            </w:r>
          </w:p>
        </w:tc>
        <w:tc>
          <w:tcPr>
            <w:tcW w:w="0" w:type="auto"/>
          </w:tcPr>
          <w:p w14:paraId="3C0282E3" w14:textId="77777777" w:rsidR="00DC629F" w:rsidRDefault="00EA32B2">
            <w:pPr>
              <w:spacing w:before="40" w:after="40"/>
            </w:pPr>
            <w:r>
              <w:t>Select it, check Hole in its details</w:t>
            </w:r>
          </w:p>
        </w:tc>
      </w:tr>
      <w:tr w:rsidR="00DC629F" w14:paraId="1E68A520" w14:textId="77777777" w:rsidTr="00482EC2">
        <w:trPr>
          <w:jc w:val="center"/>
        </w:trPr>
        <w:tc>
          <w:tcPr>
            <w:tcW w:w="0" w:type="auto"/>
            <w:vAlign w:val="center"/>
          </w:tcPr>
          <w:p w14:paraId="66053A01" w14:textId="77777777" w:rsidR="00DC629F" w:rsidRDefault="00EA32B2">
            <w:pPr>
              <w:spacing w:before="40" w:after="40"/>
            </w:pPr>
            <w:r>
              <w:t>Turn a line into a 3D bar</w:t>
            </w:r>
          </w:p>
        </w:tc>
        <w:tc>
          <w:tcPr>
            <w:tcW w:w="0" w:type="auto"/>
          </w:tcPr>
          <w:p w14:paraId="718F381D" w14:textId="77777777" w:rsidR="00DC629F" w:rsidRDefault="00EA32B2">
            <w:pPr>
              <w:spacing w:before="40" w:after="40"/>
            </w:pPr>
            <w:r>
              <w:t>Draw a line in 3D, check 3D bar in its details</w:t>
            </w:r>
          </w:p>
        </w:tc>
      </w:tr>
      <w:tr w:rsidR="00DC629F" w14:paraId="40DEC7DD" w14:textId="77777777" w:rsidTr="00482EC2">
        <w:trPr>
          <w:jc w:val="center"/>
        </w:trPr>
        <w:tc>
          <w:tcPr>
            <w:tcW w:w="0" w:type="auto"/>
            <w:vAlign w:val="center"/>
          </w:tcPr>
          <w:p w14:paraId="2F938861" w14:textId="77777777" w:rsidR="00DC629F" w:rsidRDefault="00EA32B2">
            <w:pPr>
              <w:spacing w:before="40" w:after="40"/>
            </w:pPr>
            <w:r>
              <w:t>Bundle pieces to move together (3D)</w:t>
            </w:r>
          </w:p>
        </w:tc>
        <w:tc>
          <w:tcPr>
            <w:tcW w:w="0" w:type="auto"/>
          </w:tcPr>
          <w:p w14:paraId="49E3BD37" w14:textId="77777777" w:rsidR="00DC629F" w:rsidRDefault="00EA32B2">
            <w:pPr>
              <w:spacing w:before="40" w:after="40"/>
            </w:pPr>
            <w:r>
              <w:t>Select them, Group; Ungroup peels one level</w:t>
            </w:r>
          </w:p>
        </w:tc>
      </w:tr>
      <w:tr w:rsidR="006D15A2" w14:paraId="1C4682C4" w14:textId="77777777">
        <w:trPr>
          <w:jc w:val="center"/>
        </w:trPr>
        <w:tc>
          <w:tcPr>
            <w:tcW w:w="0" w:type="auto"/>
            <w:vAlign w:val="center"/>
          </w:tcPr>
          <w:p w14:paraId="3DA63DCE" w14:textId="77777777" w:rsidR="006D15A2" w:rsidRDefault="00E77A69">
            <w:pPr>
              <w:spacing w:before="40" w:after="40"/>
            </w:pPr>
            <w:r>
              <w:lastRenderedPageBreak/>
              <w:t>Open a mosaic as 3D parts</w:t>
            </w:r>
          </w:p>
        </w:tc>
        <w:tc>
          <w:tcPr>
            <w:tcW w:w="0" w:type="auto"/>
          </w:tcPr>
          <w:p w14:paraId="2D9DDD7B" w14:textId="77777777" w:rsidR="006D15A2" w:rsidRDefault="00E77A69">
            <w:pPr>
              <w:spacing w:before="40" w:after="40"/>
            </w:pPr>
            <w:r>
              <w:t>Open, then choose a .mosaic file</w:t>
            </w:r>
          </w:p>
        </w:tc>
      </w:tr>
      <w:tr w:rsidR="006D15A2" w14:paraId="34F70B46" w14:textId="77777777">
        <w:trPr>
          <w:jc w:val="center"/>
        </w:trPr>
        <w:tc>
          <w:tcPr>
            <w:tcW w:w="0" w:type="auto"/>
            <w:vAlign w:val="center"/>
          </w:tcPr>
          <w:p w14:paraId="58134CD4" w14:textId="77777777" w:rsidR="006D15A2" w:rsidRDefault="00E77A69">
            <w:pPr>
              <w:spacing w:before="40" w:after="40"/>
            </w:pPr>
            <w:r>
              <w:t>Place a ready-made LEGO part (3D)</w:t>
            </w:r>
          </w:p>
        </w:tc>
        <w:tc>
          <w:tcPr>
            <w:tcW w:w="0" w:type="auto"/>
          </w:tcPr>
          <w:p w14:paraId="7777409F" w14:textId="77777777" w:rsidR="006D15A2" w:rsidRDefault="00E77A69">
            <w:pPr>
              <w:spacing w:before="40" w:after="40"/>
            </w:pPr>
            <w:r>
              <w:t>Part, then Brick, Plate, Slope, Cone, and so on</w:t>
            </w:r>
          </w:p>
        </w:tc>
      </w:tr>
      <w:tr w:rsidR="006D15A2" w14:paraId="5EE0A9CB" w14:textId="77777777">
        <w:trPr>
          <w:jc w:val="center"/>
        </w:trPr>
        <w:tc>
          <w:tcPr>
            <w:tcW w:w="0" w:type="auto"/>
            <w:vAlign w:val="center"/>
          </w:tcPr>
          <w:p w14:paraId="04784B7C" w14:textId="77777777" w:rsidR="006D15A2" w:rsidRDefault="00E77A69">
            <w:pPr>
              <w:spacing w:before="40" w:after="40"/>
            </w:pPr>
            <w:r>
              <w:t>Keep a dragged part on the stud grid</w:t>
            </w:r>
          </w:p>
        </w:tc>
        <w:tc>
          <w:tcPr>
            <w:tcW w:w="0" w:type="auto"/>
          </w:tcPr>
          <w:p w14:paraId="15F4795D" w14:textId="77777777" w:rsidR="006D15A2" w:rsidRDefault="00E77A69">
            <w:pPr>
              <w:spacing w:before="40" w:after="40"/>
            </w:pPr>
            <w:r>
              <w:t>Snap to Studs (the grid button); Alt drags free</w:t>
            </w:r>
          </w:p>
        </w:tc>
      </w:tr>
      <w:tr w:rsidR="006D15A2" w14:paraId="4E7EDC6E" w14:textId="77777777">
        <w:trPr>
          <w:jc w:val="center"/>
        </w:trPr>
        <w:tc>
          <w:tcPr>
            <w:tcW w:w="0" w:type="auto"/>
            <w:vAlign w:val="center"/>
          </w:tcPr>
          <w:p w14:paraId="6BDEB5BF" w14:textId="77777777" w:rsidR="006D15A2" w:rsidRDefault="00E77A69">
            <w:pPr>
              <w:spacing w:before="40" w:after="40"/>
            </w:pPr>
            <w:r>
              <w:t>Hold a shape in view without printing it</w:t>
            </w:r>
          </w:p>
        </w:tc>
        <w:tc>
          <w:tcPr>
            <w:tcW w:w="0" w:type="auto"/>
          </w:tcPr>
          <w:p w14:paraId="59EF5AE5" w14:textId="77777777" w:rsidR="006D15A2" w:rsidRDefault="00E77A69">
            <w:pPr>
              <w:spacing w:before="40" w:after="40"/>
            </w:pPr>
            <w:r>
              <w:t>Select it, check Guide in its details</w:t>
            </w:r>
          </w:p>
        </w:tc>
      </w:tr>
      <w:tr w:rsidR="006D15A2" w14:paraId="6E8B4B35" w14:textId="77777777">
        <w:trPr>
          <w:jc w:val="center"/>
        </w:trPr>
        <w:tc>
          <w:tcPr>
            <w:tcW w:w="0" w:type="auto"/>
            <w:vAlign w:val="center"/>
          </w:tcPr>
          <w:p w14:paraId="73DB4E9C" w14:textId="77777777" w:rsidR="006D15A2" w:rsidRDefault="00E77A69">
            <w:pPr>
              <w:spacing w:before="40" w:after="40"/>
            </w:pPr>
            <w:r>
              <w:t>Set the depth of several parts at once</w:t>
            </w:r>
          </w:p>
        </w:tc>
        <w:tc>
          <w:tcPr>
            <w:tcW w:w="0" w:type="auto"/>
          </w:tcPr>
          <w:p w14:paraId="3F63B108" w14:textId="77777777" w:rsidR="006D15A2" w:rsidRDefault="00E77A69">
            <w:pPr>
              <w:spacing w:before="40" w:after="40"/>
            </w:pPr>
            <w:r>
              <w:t>Parts panel, type a Depth on the plane heading</w:t>
            </w:r>
          </w:p>
        </w:tc>
      </w:tr>
      <w:tr w:rsidR="006D15A2" w14:paraId="499B6D12" w14:textId="77777777">
        <w:trPr>
          <w:jc w:val="center"/>
        </w:trPr>
        <w:tc>
          <w:tcPr>
            <w:tcW w:w="0" w:type="auto"/>
            <w:vAlign w:val="center"/>
          </w:tcPr>
          <w:p w14:paraId="70D11F25" w14:textId="77777777" w:rsidR="006D15A2" w:rsidRDefault="00E77A69">
            <w:pPr>
              <w:spacing w:before="40" w:after="40"/>
            </w:pPr>
            <w:r>
              <w:t>Name a part or a plane</w:t>
            </w:r>
          </w:p>
        </w:tc>
        <w:tc>
          <w:tcPr>
            <w:tcW w:w="0" w:type="auto"/>
          </w:tcPr>
          <w:p w14:paraId="21A4C80D" w14:textId="77777777" w:rsidR="006D15A2" w:rsidRDefault="00E77A69">
            <w:pPr>
              <w:spacing w:before="40" w:after="40"/>
            </w:pPr>
            <w:r>
              <w:t>Double-click its name in the Parts panel</w:t>
            </w:r>
          </w:p>
        </w:tc>
      </w:tr>
      <w:tr w:rsidR="006D15A2" w14:paraId="4227AE23" w14:textId="77777777">
        <w:trPr>
          <w:jc w:val="center"/>
        </w:trPr>
        <w:tc>
          <w:tcPr>
            <w:tcW w:w="0" w:type="auto"/>
            <w:vAlign w:val="center"/>
          </w:tcPr>
          <w:p w14:paraId="6AB416EA" w14:textId="77777777" w:rsidR="006D15A2" w:rsidRDefault="00E77A69">
            <w:pPr>
              <w:spacing w:before="40" w:after="40"/>
            </w:pPr>
            <w:r>
              <w:t>Move a part to another plane</w:t>
            </w:r>
          </w:p>
        </w:tc>
        <w:tc>
          <w:tcPr>
            <w:tcW w:w="0" w:type="auto"/>
          </w:tcPr>
          <w:p w14:paraId="19E004DF" w14:textId="77777777" w:rsidR="006D15A2" w:rsidRDefault="00E77A69">
            <w:pPr>
              <w:spacing w:before="40" w:after="40"/>
            </w:pPr>
            <w:r>
              <w:t>Parts panel, type the plane's number in its Plane column</w:t>
            </w:r>
          </w:p>
        </w:tc>
      </w:tr>
      <w:tr w:rsidR="006D15A2" w14:paraId="656B5ADC" w14:textId="77777777">
        <w:trPr>
          <w:jc w:val="center"/>
        </w:trPr>
        <w:tc>
          <w:tcPr>
            <w:tcW w:w="0" w:type="auto"/>
            <w:vAlign w:val="center"/>
          </w:tcPr>
          <w:p w14:paraId="0750475D" w14:textId="77777777" w:rsidR="006D15A2" w:rsidRDefault="00E77A69">
            <w:pPr>
              <w:spacing w:before="40" w:after="40"/>
            </w:pPr>
            <w:r>
              <w:t>Leave a part out of the printed model</w:t>
            </w:r>
          </w:p>
        </w:tc>
        <w:tc>
          <w:tcPr>
            <w:tcW w:w="0" w:type="auto"/>
          </w:tcPr>
          <w:p w14:paraId="2DCE7BAD" w14:textId="77777777" w:rsidR="006D15A2" w:rsidRDefault="00E77A69">
            <w:pPr>
              <w:spacing w:before="40" w:after="40"/>
            </w:pPr>
            <w:r>
              <w:t>Parts panel, clear its Show box</w:t>
            </w:r>
          </w:p>
        </w:tc>
      </w:tr>
      <w:tr w:rsidR="006D15A2" w14:paraId="688FDF72" w14:textId="77777777">
        <w:trPr>
          <w:jc w:val="center"/>
        </w:trPr>
        <w:tc>
          <w:tcPr>
            <w:tcW w:w="0" w:type="auto"/>
            <w:vAlign w:val="center"/>
          </w:tcPr>
          <w:p w14:paraId="6289A0E8" w14:textId="77777777" w:rsidR="006D15A2" w:rsidRDefault="00E77A69">
            <w:pPr>
              <w:spacing w:before="40" w:after="40"/>
            </w:pPr>
            <w:r>
              <w:t>Mirror a plane into a full figure</w:t>
            </w:r>
          </w:p>
        </w:tc>
        <w:tc>
          <w:tcPr>
            <w:tcW w:w="0" w:type="auto"/>
          </w:tcPr>
          <w:p w14:paraId="54EECF34" w14:textId="77777777" w:rsidR="006D15A2" w:rsidRDefault="00E77A69">
            <w:pPr>
              <w:spacing w:before="40" w:after="40"/>
            </w:pPr>
            <w:r>
              <w:t>The mirror button on the plane heading</w:t>
            </w:r>
          </w:p>
        </w:tc>
      </w:tr>
      <w:tr w:rsidR="006D15A2" w14:paraId="285BCF24" w14:textId="77777777">
        <w:trPr>
          <w:jc w:val="center"/>
        </w:trPr>
        <w:tc>
          <w:tcPr>
            <w:tcW w:w="0" w:type="auto"/>
            <w:vAlign w:val="center"/>
          </w:tcPr>
          <w:p w14:paraId="727C0548" w14:textId="77777777" w:rsidR="006D15A2" w:rsidRDefault="00E77A69">
            <w:pPr>
              <w:spacing w:before="40" w:after="40"/>
            </w:pPr>
            <w:r>
              <w:t>Work on a full LEGO baseplate</w:t>
            </w:r>
          </w:p>
        </w:tc>
        <w:tc>
          <w:tcPr>
            <w:tcW w:w="0" w:type="auto"/>
          </w:tcPr>
          <w:p w14:paraId="1AE39870" w14:textId="77777777" w:rsidR="006D15A2" w:rsidRDefault="00E77A69">
            <w:pPr>
              <w:spacing w:before="40" w:after="40"/>
            </w:pPr>
            <w:r>
              <w:t>Settings, Page size — LEGO baseplate 32 x 32 studs</w:t>
            </w:r>
          </w:p>
        </w:tc>
      </w:tr>
      <w:tr w:rsidR="006D15A2" w14:paraId="5EA7596A" w14:textId="77777777">
        <w:trPr>
          <w:jc w:val="center"/>
        </w:trPr>
        <w:tc>
          <w:tcPr>
            <w:tcW w:w="0" w:type="auto"/>
            <w:vAlign w:val="center"/>
          </w:tcPr>
          <w:p w14:paraId="6526525F" w14:textId="77777777" w:rsidR="006D15A2" w:rsidRDefault="00E77A69">
            <w:pPr>
              <w:spacing w:before="40" w:after="40"/>
            </w:pPr>
            <w:r>
              <w:t>Mirror a part into a separated pair</w:t>
            </w:r>
          </w:p>
        </w:tc>
        <w:tc>
          <w:tcPr>
            <w:tcW w:w="0" w:type="auto"/>
          </w:tcPr>
          <w:p w14:paraId="0A32EC7E" w14:textId="77777777" w:rsidR="006D15A2" w:rsidRDefault="00E77A69">
            <w:pPr>
              <w:spacing w:before="40" w:after="40"/>
            </w:pPr>
            <w:r>
              <w:t>Raise its Base before extruding; a part at Base 0 comes out solid</w:t>
            </w:r>
          </w:p>
        </w:tc>
      </w:tr>
    </w:tbl>
    <w:p w14:paraId="551E27D3" w14:textId="77777777" w:rsidR="006F1BF6" w:rsidRPr="004D1BA8" w:rsidRDefault="000D1536" w:rsidP="000D1536">
      <w:pPr>
        <w:pStyle w:val="Heading2"/>
        <w:jc w:val="center"/>
        <w:rPr>
          <w:rFonts w:eastAsia="Times New Roman"/>
        </w:rPr>
      </w:pPr>
      <w:r>
        <w:br w:type="page"/>
      </w:r>
      <w:bookmarkStart w:id="37" w:name="_Toc236641980"/>
      <w:r>
        <w:rPr>
          <w:rFonts w:eastAsia="Times New Roman"/>
        </w:rPr>
        <w:lastRenderedPageBreak/>
        <w:t xml:space="preserve">Appendix C. </w:t>
      </w:r>
      <w:r w:rsidR="00EF0E4E">
        <w:rPr>
          <w:rFonts w:eastAsia="Times New Roman"/>
        </w:rPr>
        <w:t>Tool Sequences for Specific Designs</w:t>
      </w:r>
      <w:bookmarkEnd w:id="37"/>
    </w:p>
    <w:p w14:paraId="00EAAE36"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4629F7F4"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531A172B"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2AF7B586" w14:textId="77777777" w:rsidR="00017AD3" w:rsidRDefault="000A4C63">
      <w:pPr>
        <w:pStyle w:val="Heading2"/>
        <w:jc w:val="center"/>
        <w:rPr>
          <w:rFonts w:eastAsia="Times New Roman"/>
        </w:rPr>
      </w:pPr>
      <w:r>
        <w:br w:type="page"/>
      </w:r>
      <w:bookmarkStart w:id="38" w:name="_Toc236641981"/>
      <w:r>
        <w:rPr>
          <w:rFonts w:eastAsia="Times New Roman"/>
        </w:rPr>
        <w:lastRenderedPageBreak/>
        <w:t>Appendix D. Drawing with TurtleStitch</w:t>
      </w:r>
      <w:bookmarkEnd w:id="38"/>
    </w:p>
    <w:p w14:paraId="7BFB948B"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7D7E818B"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793CA4CF"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w:t>
      </w:r>
      <w:proofErr w:type="spellStart"/>
      <w:r>
        <w:rPr>
          <w:szCs w:val="22"/>
        </w:rPr>
        <w:t>TurtleStitch’s</w:t>
      </w:r>
      <w:proofErr w:type="spellEnd"/>
      <w:r>
        <w:rPr>
          <w:szCs w:val="22"/>
        </w:rPr>
        <w:t xml:space="preserve"> settings menu (the gear icon), check the JavaScript extensions box. The blocks will not run without </w:t>
      </w:r>
      <w:proofErr w:type="gramStart"/>
      <w:r>
        <w:rPr>
          <w:szCs w:val="22"/>
        </w:rPr>
        <w:t>it</w:t>
      </w:r>
      <w:proofErr w:type="gramEnd"/>
      <w:r>
        <w:rPr>
          <w:szCs w:val="22"/>
        </w:rPr>
        <w:t>.</w:t>
      </w:r>
    </w:p>
    <w:p w14:paraId="268B8805" w14:textId="09265024"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53" w:history="1">
        <w:r w:rsidRPr="000A08CF">
          <w:rPr>
            <w:rStyle w:val="Hyperlink"/>
            <w:szCs w:val="22"/>
          </w:rPr>
          <w:t>https://turtlestitch.blogspot.com/search</w:t>
        </w:r>
      </w:hyperlink>
    </w:p>
    <w:p w14:paraId="51EDF42B" w14:textId="77777777" w:rsidR="00F26A1A" w:rsidRDefault="005104D4">
      <w:pPr>
        <w:pStyle w:val="NormalWeb"/>
        <w:spacing w:beforeAutospacing="0" w:afterAutospacing="0"/>
        <w:rPr>
          <w:szCs w:val="22"/>
        </w:rPr>
      </w:pPr>
      <w:r>
        <w:rPr>
          <w:rFonts w:eastAsia="Times New Roman"/>
        </w:rPr>
        <w:t>You can identify TurtleStitch projects on her website designed for the Silhouette by entering that word as a search term. Projects like these will appear.</w:t>
      </w:r>
    </w:p>
    <w:p w14:paraId="30BCF2FC" w14:textId="77777777" w:rsidR="00F26A1A" w:rsidRDefault="005104D4">
      <w:pPr>
        <w:pStyle w:val="NormalWeb"/>
        <w:spacing w:beforeAutospacing="0" w:afterAutospacing="0"/>
        <w:rPr>
          <w:szCs w:val="22"/>
        </w:rPr>
      </w:pPr>
      <w:r>
        <w:rPr>
          <w:rFonts w:eastAsia="Times New Roman"/>
          <w:i/>
        </w:rPr>
        <w:t xml:space="preserve">Open the project. </w:t>
      </w:r>
      <w:r>
        <w:rPr>
          <w:rFonts w:eastAsia="Times New Roman"/>
        </w:rPr>
        <w:t>Copy the project’s web address from the blog posting, choose Open a Project from the Snap</w:t>
      </w:r>
      <w:r>
        <w:rPr>
          <w:rFonts w:eastAsia="Times New Roman"/>
          <w:i/>
          <w:iCs/>
        </w:rPr>
        <w:t>!</w:t>
      </w:r>
      <w:r>
        <w:rPr>
          <w:rFonts w:eastAsia="Times New Roman"/>
        </w:rPr>
        <w:t xml:space="preserve"> button in Sangala Studio, paste the address and press Open. The project opens with the Sangala blocks already in it, so the only thing left to do is add the send block to the end of the script.</w:t>
      </w:r>
    </w:p>
    <w:p w14:paraId="5BC26D76"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4"/>
                    <a:stretch>
                      <a:fillRect/>
                    </a:stretch>
                  </pic:blipFill>
                  <pic:spPr>
                    <a:xfrm>
                      <a:off x="0" y="0"/>
                      <a:ext cx="3108937" cy="2163397"/>
                    </a:xfrm>
                    <a:prstGeom prst="rect">
                      <a:avLst/>
                    </a:prstGeom>
                  </pic:spPr>
                </pic:pic>
              </a:graphicData>
            </a:graphic>
          </wp:inline>
        </w:drawing>
      </w:r>
    </w:p>
    <w:p w14:paraId="4CEE1F62" w14:textId="77777777" w:rsidR="004C2DAD" w:rsidRPr="004C2DAD" w:rsidRDefault="004C2DAD" w:rsidP="004C2DAD">
      <w:pPr>
        <w:pStyle w:val="NormalWeb"/>
        <w:spacing w:before="60" w:beforeAutospacing="0" w:after="60" w:afterAutospacing="0"/>
        <w:jc w:val="center"/>
        <w:rPr>
          <w:i/>
          <w:iCs/>
        </w:rPr>
      </w:pPr>
      <w:del w:id="1001" w:author="Figures" w:date="2026-08-10T00:00:00Z">
        <w:r>
          <w:rPr>
            <w:rStyle w:val="Emphasis"/>
          </w:rPr>
          <w:delText xml:space="preserve">Figure 34.</w:delText>
        </w:r>
      </w:del>
      <w:ins w:id="1002" w:author="Figures" w:date="2026-08-10T00:00:00Z">
        <w:r>
          <w:rPr>
            <w:rStyle w:val="Emphasis"/>
          </w:rPr>
          <w:t xml:space="preserve">Figure 36.</w:t>
        </w:r>
      </w:ins>
      <w:r>
        <w:rPr>
          <w:rStyle w:val="Emphasis"/>
        </w:rPr>
        <w:t xml:space="preserve"> These sample projects from Elaine Wolfe’s TurtleStitch site can be used to create flowers.</w:t>
      </w:r>
    </w:p>
    <w:p w14:paraId="6636D26F"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w:t>
      </w:r>
      <w:proofErr w:type="gramStart"/>
      <w:r>
        <w:rPr>
          <w:szCs w:val="22"/>
        </w:rPr>
        <w:t>is</w:t>
      </w:r>
      <w:proofErr w:type="gramEnd"/>
      <w:r>
        <w:rPr>
          <w:szCs w:val="22"/>
        </w:rPr>
        <w:t xml:space="preserve"> not needed there — an existing TurtleStitch project needs no changes at all beyond adding the send block at the end.</w:t>
      </w:r>
      <w:r w:rsidR="004C2DAD">
        <w:rPr>
          <w:szCs w:val="22"/>
        </w:rPr>
        <w:t xml:space="preserve"> The completed drawing will appear in the workspace of Sangala Studio.</w:t>
      </w:r>
    </w:p>
    <w:p w14:paraId="6033D260"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3F1A95DA"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79F39206" w14:textId="77777777" w:rsidR="00F26A1A" w:rsidRDefault="005104D4">
      <w:pPr>
        <w:pStyle w:val="NormalWeb"/>
        <w:spacing w:beforeAutospacing="0" w:afterAutospacing="0"/>
        <w:rPr>
          <w:szCs w:val="22"/>
        </w:rPr>
      </w:pPr>
      <w:r>
        <w:rPr>
          <w:rFonts w:eastAsia="Times New Roman"/>
          <w:i/>
        </w:rPr>
        <w:lastRenderedPageBreak/>
        <w:t xml:space="preserve">What arrives. </w:t>
      </w:r>
      <w:r>
        <w:rPr>
          <w:rFonts w:eastAsia="Times New Roman"/>
        </w:rPr>
        <w:t xml:space="preserve">The pen color </w:t>
      </w:r>
      <w:proofErr w:type="gramStart"/>
      <w:r>
        <w:rPr>
          <w:rFonts w:eastAsia="Times New Roman"/>
        </w:rPr>
        <w:t>decides,</w:t>
      </w:r>
      <w:proofErr w:type="gramEnd"/>
      <w:r>
        <w:rPr>
          <w:rFonts w:eastAsia="Times New Roman"/>
        </w:rPr>
        <w:t xml:space="preserve"> exactly as it does in Section 7: a blue line becomes a fold line, and a line of any other color becomes a cut line. The design lands in the middle of the page and can be moved, resized, and combined like anything else drawn in Sangala Studio.</w:t>
      </w:r>
    </w:p>
    <w:p w14:paraId="1035FB7A" w14:textId="77777777" w:rsidR="00F26A1A" w:rsidRDefault="005104D4">
      <w:pPr>
        <w:pStyle w:val="NormalWeb"/>
        <w:spacing w:beforeAutospacing="0" w:afterAutospacing="0"/>
        <w:rPr>
          <w:szCs w:val="22"/>
        </w:rPr>
      </w:pPr>
      <w:r>
        <w:rPr>
          <w:rFonts w:eastAsia="Times New Roman"/>
          <w:i/>
        </w:rPr>
        <w:t xml:space="preserve">What size. </w:t>
      </w:r>
      <w:r>
        <w:rPr>
          <w:rFonts w:eastAsia="Times New Roman"/>
        </w:rPr>
        <w:t>A design arrives at the size it was drawn: one hundred and twenty-seven turtle steps make an inch. Many of these projects include a small square labeled “one inch”, which was there to rescale the design in other software. It is worth keeping until the design is on the mat, where selecting it shows its size and confirms the project imported correctly; it can then be deleted, along with its label, since both are cut lines like any other.</w:t>
      </w:r>
    </w:p>
    <w:sectPr w:rsidR="00F26A1A" w:rsidSect="007C3678">
      <w:footerReference w:type="default" r:id="rId55"/>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E8DA" w14:textId="77777777" w:rsidR="005529D6" w:rsidRDefault="005529D6" w:rsidP="00281073">
      <w:r>
        <w:separator/>
      </w:r>
    </w:p>
  </w:endnote>
  <w:endnote w:type="continuationSeparator" w:id="0">
    <w:p w14:paraId="413567B5" w14:textId="77777777" w:rsidR="005529D6" w:rsidRDefault="005529D6"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D167"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2A439712"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74A87"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20AA"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5DEE86B7"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B2F286"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998BF" w14:textId="77777777" w:rsidR="005529D6" w:rsidRDefault="005529D6" w:rsidP="00281073">
      <w:r>
        <w:separator/>
      </w:r>
    </w:p>
  </w:footnote>
  <w:footnote w:type="continuationSeparator" w:id="0">
    <w:p w14:paraId="692B09BC" w14:textId="77777777" w:rsidR="005529D6" w:rsidRDefault="005529D6"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99D5"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9D78"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1533"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 w:numId="36" w16cid:durableId="112087740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EA7"/>
    <w:rsid w:val="00207F5F"/>
    <w:rsid w:val="00212830"/>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04D4"/>
    <w:rsid w:val="00512104"/>
    <w:rsid w:val="00515832"/>
    <w:rsid w:val="00524DD4"/>
    <w:rsid w:val="00530A0D"/>
    <w:rsid w:val="005529D6"/>
    <w:rsid w:val="00563F98"/>
    <w:rsid w:val="00575C76"/>
    <w:rsid w:val="005857D6"/>
    <w:rsid w:val="00595AB5"/>
    <w:rsid w:val="005A5717"/>
    <w:rsid w:val="005B7FAC"/>
    <w:rsid w:val="005C1F33"/>
    <w:rsid w:val="005F128A"/>
    <w:rsid w:val="005F21E5"/>
    <w:rsid w:val="00604A7D"/>
    <w:rsid w:val="006214BC"/>
    <w:rsid w:val="00625165"/>
    <w:rsid w:val="006415B8"/>
    <w:rsid w:val="00666245"/>
    <w:rsid w:val="00682354"/>
    <w:rsid w:val="00683033"/>
    <w:rsid w:val="006C6A3F"/>
    <w:rsid w:val="006D15A2"/>
    <w:rsid w:val="006F1BF6"/>
    <w:rsid w:val="007020E4"/>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7459A"/>
    <w:rsid w:val="00A87BDD"/>
    <w:rsid w:val="00AA05A0"/>
    <w:rsid w:val="00AB227F"/>
    <w:rsid w:val="00AB51B5"/>
    <w:rsid w:val="00AC549D"/>
    <w:rsid w:val="00AD1ADD"/>
    <w:rsid w:val="00AE5730"/>
    <w:rsid w:val="00B0253D"/>
    <w:rsid w:val="00B172B2"/>
    <w:rsid w:val="00B4510A"/>
    <w:rsid w:val="00B52878"/>
    <w:rsid w:val="00B81051"/>
    <w:rsid w:val="00B93E49"/>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A32B2"/>
    <w:rsid w:val="00EE00EF"/>
    <w:rsid w:val="00EE41FC"/>
    <w:rsid w:val="00EF0E4E"/>
    <w:rsid w:val="00F03A04"/>
    <w:rsid w:val="00F10493"/>
    <w:rsid w:val="00F21931"/>
    <w:rsid w:val="00F22F28"/>
    <w:rsid w:val="00F232A9"/>
    <w:rsid w:val="00F26A1A"/>
    <w:rsid w:val="00F272F7"/>
    <w:rsid w:val="00F34FA2"/>
    <w:rsid w:val="00F66D28"/>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81C59"/>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www.cadlibrary.org/objects/V3LXPYQH" TargetMode="External"/><Relationship Id="rId55"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turtlestitch.blogspot.com/search" TargetMode="Externa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hyperlink" Target="http://www.CADLibrary.org"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7.png"/><Relationship Id="rId58" Type="http://schemas.openxmlformats.org/officeDocument/2006/relationships/image" Target="media/ugfig1.png"/><Relationship Id="rId59" Type="http://schemas.openxmlformats.org/officeDocument/2006/relationships/image" Target="media/ugfig2.png"/><Relationship Id="rId60" Type="http://schemas.openxmlformats.org/officeDocument/2006/relationships/image" Target="media/ugfi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34</Pages>
  <Words>9917</Words>
  <Characters>56532</Characters>
  <Application>Microsoft Office Word</Application>
  <DocSecurity>0</DocSecurity>
  <Lines>471</Lines>
  <Paragraphs>132</Paragraphs>
  <ScaleCrop>false</ScaleCrop>
  <Company/>
  <LinksUpToDate>false</LinksUpToDate>
  <CharactersWithSpaces>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2026-08-03T13:59:00Z</dcterms:created>
  <dcterms:modified xsi:type="dcterms:W3CDTF">2026-08-03T13:59:00Z</dcterms:modified>
</cp:coreProperties>
</file>